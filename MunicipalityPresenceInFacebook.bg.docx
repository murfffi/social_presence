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End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BA2755" w:rsidRDefault="00BA2755">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BA2755" w:rsidRDefault="00C77DF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A2755">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lwPDZ2SfUO/fbUz0xw8qpBU65FiHfCY0jQRwx+vMWhDaH4&#10;NEicrcj/+ps+4cFdWDnbYugqHn6uhVecma8WrJ5MyzITJOZfvOCzMD09OU28WY5qu24vCA2ZYLs4&#10;mcUEjmYUtaf2EathkR6ESViJZyu+HMWL2G8BrBapFosMwkg6Ea/tvZPJdepPYttD9yi8GygZQeYb&#10;GidTzF4xs8emm5YW60i6ybRNJe4LOpQe45yJP6yetC9e/mfU84Kc/wY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APRSC&#10;AgAAaA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BA2755" w:rsidRDefault="00BA2755">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BA2755" w:rsidRDefault="00C77DF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A2755">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BA2755" w:rsidRDefault="00BA2755">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wgt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07Gza1vv0XBv+6EJjl81aMo1C/GOeUwJGonJj7c4pLIo&#10;vh0kSjbW//ybPuFBXlgpaTF1FQ0/tswLStRXA1pPZmWZGRLzL17wWZidTk8Tcdaj2mz1hUVDJlgv&#10;jmcxgaMaRemtfsRuWKYHYWKG49mKxlG8iP0awG7hYrnMIMykY/HarBxPrlN/Etseukfm3UDJCDbf&#10;2HE02fwVM3tspo5bbiP4mWmbStwXdCg95jmzedg9aWG8/M+o5w25+AU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DcZwgt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BA2755" w:rsidRDefault="00BA2755">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BA2755" w:rsidRDefault="00C77DFA"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A2755"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BA2755" w:rsidRDefault="00BA2755"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EkS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s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dASRK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BA2755" w:rsidRDefault="00C77DFA"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A2755"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BA2755" w:rsidRDefault="00BA2755"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r w:rsidRPr="007B5457">
            <w:rPr>
              <w:rStyle w:val="Heading1Char"/>
              <w:b/>
            </w:rPr>
            <w:t>Contents</w:t>
          </w:r>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388"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Актуалност на проблема и мотивация</w:t>
            </w:r>
            <w:r w:rsidR="008F5726">
              <w:rPr>
                <w:noProof/>
                <w:webHidden/>
              </w:rPr>
              <w:tab/>
            </w:r>
            <w:r w:rsidR="008F5726">
              <w:rPr>
                <w:noProof/>
                <w:webHidden/>
              </w:rPr>
              <w:fldChar w:fldCharType="begin"/>
            </w:r>
            <w:r w:rsidR="008F5726">
              <w:rPr>
                <w:noProof/>
                <w:webHidden/>
              </w:rPr>
              <w:instrText xml:space="preserve"> PAGEREF _Toc462741388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02A15CCC"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389"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Цел и задачи на дипломната работа</w:t>
            </w:r>
            <w:r w:rsidR="008F5726">
              <w:rPr>
                <w:noProof/>
                <w:webHidden/>
              </w:rPr>
              <w:tab/>
            </w:r>
            <w:r w:rsidR="008F5726">
              <w:rPr>
                <w:noProof/>
                <w:webHidden/>
              </w:rPr>
              <w:fldChar w:fldCharType="begin"/>
            </w:r>
            <w:r w:rsidR="008F5726">
              <w:rPr>
                <w:noProof/>
                <w:webHidden/>
              </w:rPr>
              <w:instrText xml:space="preserve"> PAGEREF _Toc462741389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0371B137"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390"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Очаквани ползи от реализацията</w:t>
            </w:r>
            <w:r w:rsidR="008F5726">
              <w:rPr>
                <w:noProof/>
                <w:webHidden/>
              </w:rPr>
              <w:tab/>
            </w:r>
            <w:r w:rsidR="008F5726">
              <w:rPr>
                <w:noProof/>
                <w:webHidden/>
              </w:rPr>
              <w:fldChar w:fldCharType="begin"/>
            </w:r>
            <w:r w:rsidR="008F5726">
              <w:rPr>
                <w:noProof/>
                <w:webHidden/>
              </w:rPr>
              <w:instrText xml:space="preserve"> PAGEREF _Toc462741390 \h </w:instrText>
            </w:r>
            <w:r w:rsidR="008F5726">
              <w:rPr>
                <w:noProof/>
                <w:webHidden/>
              </w:rPr>
            </w:r>
            <w:r w:rsidR="008F5726">
              <w:rPr>
                <w:noProof/>
                <w:webHidden/>
              </w:rPr>
              <w:fldChar w:fldCharType="separate"/>
            </w:r>
            <w:r w:rsidR="008F5726">
              <w:rPr>
                <w:noProof/>
                <w:webHidden/>
              </w:rPr>
              <w:t>6</w:t>
            </w:r>
            <w:r w:rsidR="008F5726">
              <w:rPr>
                <w:noProof/>
                <w:webHidden/>
              </w:rPr>
              <w:fldChar w:fldCharType="end"/>
            </w:r>
          </w:hyperlink>
        </w:p>
        <w:p w14:paraId="3BA839D0"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391"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Структура на дипломната работа</w:t>
            </w:r>
            <w:r w:rsidR="008F5726">
              <w:rPr>
                <w:noProof/>
                <w:webHidden/>
              </w:rPr>
              <w:tab/>
            </w:r>
            <w:r w:rsidR="008F5726">
              <w:rPr>
                <w:noProof/>
                <w:webHidden/>
              </w:rPr>
              <w:fldChar w:fldCharType="begin"/>
            </w:r>
            <w:r w:rsidR="008F5726">
              <w:rPr>
                <w:noProof/>
                <w:webHidden/>
              </w:rPr>
              <w:instrText xml:space="preserve"> PAGEREF _Toc462741391 \h </w:instrText>
            </w:r>
            <w:r w:rsidR="008F5726">
              <w:rPr>
                <w:noProof/>
                <w:webHidden/>
              </w:rPr>
            </w:r>
            <w:r w:rsidR="008F5726">
              <w:rPr>
                <w:noProof/>
                <w:webHidden/>
              </w:rPr>
              <w:fldChar w:fldCharType="separate"/>
            </w:r>
            <w:r w:rsidR="008F5726">
              <w:rPr>
                <w:noProof/>
                <w:webHidden/>
              </w:rPr>
              <w:t>7</w:t>
            </w:r>
            <w:r w:rsidR="008F5726">
              <w:rPr>
                <w:noProof/>
                <w:webHidden/>
              </w:rPr>
              <w:fldChar w:fldCharType="end"/>
            </w:r>
          </w:hyperlink>
        </w:p>
        <w:p w14:paraId="3FBEBF30" w14:textId="77777777" w:rsidR="008F5726" w:rsidRDefault="00C77DFA">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008F5726" w:rsidRPr="004A01BD">
              <w:rPr>
                <w:rStyle w:val="Hyperlink"/>
                <w:noProof/>
              </w:rPr>
              <w:t>Глава 2. Преглед на съществуващите разработки в анализа на социални мрежи</w:t>
            </w:r>
            <w:r w:rsidR="008F5726">
              <w:rPr>
                <w:noProof/>
                <w:webHidden/>
              </w:rPr>
              <w:tab/>
            </w:r>
            <w:r w:rsidR="008F5726">
              <w:rPr>
                <w:noProof/>
                <w:webHidden/>
              </w:rPr>
              <w:fldChar w:fldCharType="begin"/>
            </w:r>
            <w:r w:rsidR="008F5726">
              <w:rPr>
                <w:noProof/>
                <w:webHidden/>
              </w:rPr>
              <w:instrText xml:space="preserve"> PAGEREF _Toc462741392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13B96ECE"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393"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дефиниции</w:t>
            </w:r>
            <w:r w:rsidR="008F5726">
              <w:rPr>
                <w:noProof/>
                <w:webHidden/>
              </w:rPr>
              <w:tab/>
            </w:r>
            <w:r w:rsidR="008F5726">
              <w:rPr>
                <w:noProof/>
                <w:webHidden/>
              </w:rPr>
              <w:fldChar w:fldCharType="begin"/>
            </w:r>
            <w:r w:rsidR="008F5726">
              <w:rPr>
                <w:noProof/>
                <w:webHidden/>
              </w:rPr>
              <w:instrText xml:space="preserve"> PAGEREF _Toc462741393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4BDC8A8F"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394" w:history="1">
            <w:r w:rsidR="008F5726" w:rsidRPr="004A01BD">
              <w:rPr>
                <w:rStyle w:val="Hyperlink"/>
                <w:noProof/>
                <w:lang w:val="en-US"/>
              </w:rPr>
              <w:t>2.</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Дефиниции на присъствието на общини във </w:t>
            </w:r>
            <w:r w:rsidR="008F5726" w:rsidRPr="004A01BD">
              <w:rPr>
                <w:rStyle w:val="Hyperlink"/>
                <w:noProof/>
                <w:lang w:val="en-US"/>
              </w:rPr>
              <w:t>Facebook</w:t>
            </w:r>
            <w:r w:rsidR="008F5726">
              <w:rPr>
                <w:noProof/>
                <w:webHidden/>
              </w:rPr>
              <w:tab/>
            </w:r>
            <w:r w:rsidR="008F5726">
              <w:rPr>
                <w:noProof/>
                <w:webHidden/>
              </w:rPr>
              <w:fldChar w:fldCharType="begin"/>
            </w:r>
            <w:r w:rsidR="008F5726">
              <w:rPr>
                <w:noProof/>
                <w:webHidden/>
              </w:rPr>
              <w:instrText xml:space="preserve"> PAGEREF _Toc462741394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6BC72DA"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395"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Съществуващи решения и подходите и методите използвани в тях за разрешаване на проблемите</w:t>
            </w:r>
            <w:r w:rsidR="008F5726">
              <w:rPr>
                <w:noProof/>
                <w:webHidden/>
              </w:rPr>
              <w:tab/>
            </w:r>
            <w:r w:rsidR="008F5726">
              <w:rPr>
                <w:noProof/>
                <w:webHidden/>
              </w:rPr>
              <w:fldChar w:fldCharType="begin"/>
            </w:r>
            <w:r w:rsidR="008F5726">
              <w:rPr>
                <w:noProof/>
                <w:webHidden/>
              </w:rPr>
              <w:instrText xml:space="preserve"> PAGEREF _Toc462741395 \h </w:instrText>
            </w:r>
            <w:r w:rsidR="008F5726">
              <w:rPr>
                <w:noProof/>
                <w:webHidden/>
              </w:rPr>
            </w:r>
            <w:r w:rsidR="008F5726">
              <w:rPr>
                <w:noProof/>
                <w:webHidden/>
              </w:rPr>
              <w:fldChar w:fldCharType="separate"/>
            </w:r>
            <w:r w:rsidR="008F5726">
              <w:rPr>
                <w:noProof/>
                <w:webHidden/>
              </w:rPr>
              <w:t>10</w:t>
            </w:r>
            <w:r w:rsidR="008F5726">
              <w:rPr>
                <w:noProof/>
                <w:webHidden/>
              </w:rPr>
              <w:fldChar w:fldCharType="end"/>
            </w:r>
          </w:hyperlink>
        </w:p>
        <w:p w14:paraId="668F0C67"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396"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Избор на критерии за сравнение и сравнителен анализ на решения и методи</w:t>
            </w:r>
            <w:r w:rsidR="008F5726">
              <w:rPr>
                <w:noProof/>
                <w:webHidden/>
              </w:rPr>
              <w:tab/>
            </w:r>
            <w:r w:rsidR="008F5726">
              <w:rPr>
                <w:noProof/>
                <w:webHidden/>
              </w:rPr>
              <w:fldChar w:fldCharType="begin"/>
            </w:r>
            <w:r w:rsidR="008F5726">
              <w:rPr>
                <w:noProof/>
                <w:webHidden/>
              </w:rPr>
              <w:instrText xml:space="preserve"> PAGEREF _Toc462741396 \h </w:instrText>
            </w:r>
            <w:r w:rsidR="008F5726">
              <w:rPr>
                <w:noProof/>
                <w:webHidden/>
              </w:rPr>
            </w:r>
            <w:r w:rsidR="008F5726">
              <w:rPr>
                <w:noProof/>
                <w:webHidden/>
              </w:rPr>
              <w:fldChar w:fldCharType="separate"/>
            </w:r>
            <w:r w:rsidR="008F5726">
              <w:rPr>
                <w:noProof/>
                <w:webHidden/>
              </w:rPr>
              <w:t>19</w:t>
            </w:r>
            <w:r w:rsidR="008F5726">
              <w:rPr>
                <w:noProof/>
                <w:webHidden/>
              </w:rPr>
              <w:fldChar w:fldCharType="end"/>
            </w:r>
          </w:hyperlink>
        </w:p>
        <w:p w14:paraId="18DBCB40"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397"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Изводи</w:t>
            </w:r>
            <w:r w:rsidR="008F5726">
              <w:rPr>
                <w:noProof/>
                <w:webHidden/>
              </w:rPr>
              <w:tab/>
            </w:r>
            <w:r w:rsidR="008F5726">
              <w:rPr>
                <w:noProof/>
                <w:webHidden/>
              </w:rPr>
              <w:fldChar w:fldCharType="begin"/>
            </w:r>
            <w:r w:rsidR="008F5726">
              <w:rPr>
                <w:noProof/>
                <w:webHidden/>
              </w:rPr>
              <w:instrText xml:space="preserve"> PAGEREF _Toc462741397 \h </w:instrText>
            </w:r>
            <w:r w:rsidR="008F5726">
              <w:rPr>
                <w:noProof/>
                <w:webHidden/>
              </w:rPr>
            </w:r>
            <w:r w:rsidR="008F5726">
              <w:rPr>
                <w:noProof/>
                <w:webHidden/>
              </w:rPr>
              <w:fldChar w:fldCharType="separate"/>
            </w:r>
            <w:r w:rsidR="008F5726">
              <w:rPr>
                <w:noProof/>
                <w:webHidden/>
              </w:rPr>
              <w:t>20</w:t>
            </w:r>
            <w:r w:rsidR="008F5726">
              <w:rPr>
                <w:noProof/>
                <w:webHidden/>
              </w:rPr>
              <w:fldChar w:fldCharType="end"/>
            </w:r>
          </w:hyperlink>
        </w:p>
        <w:p w14:paraId="43110515" w14:textId="77777777" w:rsidR="008F5726" w:rsidRDefault="00C77DFA">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008F5726" w:rsidRPr="004A01BD">
              <w:rPr>
                <w:rStyle w:val="Hyperlink"/>
                <w:noProof/>
              </w:rPr>
              <w:t>Глава 3. Анализ на изискванията към решението</w:t>
            </w:r>
            <w:r w:rsidR="008F5726">
              <w:rPr>
                <w:noProof/>
                <w:webHidden/>
              </w:rPr>
              <w:tab/>
            </w:r>
            <w:r w:rsidR="008F5726">
              <w:rPr>
                <w:noProof/>
                <w:webHidden/>
              </w:rPr>
              <w:fldChar w:fldCharType="begin"/>
            </w:r>
            <w:r w:rsidR="008F5726">
              <w:rPr>
                <w:noProof/>
                <w:webHidden/>
              </w:rPr>
              <w:instrText xml:space="preserve"> PAGEREF _Toc462741398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7EFCBE42"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399"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Концептуален модел</w:t>
            </w:r>
            <w:r w:rsidR="008F5726">
              <w:rPr>
                <w:noProof/>
                <w:webHidden/>
              </w:rPr>
              <w:tab/>
            </w:r>
            <w:r w:rsidR="008F5726">
              <w:rPr>
                <w:noProof/>
                <w:webHidden/>
              </w:rPr>
              <w:fldChar w:fldCharType="begin"/>
            </w:r>
            <w:r w:rsidR="008F5726">
              <w:rPr>
                <w:noProof/>
                <w:webHidden/>
              </w:rPr>
              <w:instrText xml:space="preserve"> PAGEREF _Toc462741399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411BDCB1"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00"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потребителски (функционални)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_Toc462741400 \h </w:instrText>
            </w:r>
            <w:r w:rsidR="008F5726">
              <w:rPr>
                <w:noProof/>
                <w:webHidden/>
              </w:rPr>
            </w:r>
            <w:r w:rsidR="008F5726">
              <w:rPr>
                <w:noProof/>
                <w:webHidden/>
              </w:rPr>
              <w:fldChar w:fldCharType="separate"/>
            </w:r>
            <w:r w:rsidR="008F5726">
              <w:rPr>
                <w:noProof/>
                <w:webHidden/>
              </w:rPr>
              <w:t>22</w:t>
            </w:r>
            <w:r w:rsidR="008F5726">
              <w:rPr>
                <w:noProof/>
                <w:webHidden/>
              </w:rPr>
              <w:fldChar w:fldCharType="end"/>
            </w:r>
          </w:hyperlink>
        </w:p>
        <w:p w14:paraId="64EE4FBC"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01"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Не</w:t>
            </w:r>
            <w:r w:rsidR="008F5726" w:rsidRPr="004A01BD">
              <w:rPr>
                <w:rStyle w:val="Hyperlink"/>
                <w:noProof/>
                <w:lang w:val="en-US"/>
              </w:rPr>
              <w:t>-</w:t>
            </w:r>
            <w:r w:rsidR="008F5726" w:rsidRPr="004A01BD">
              <w:rPr>
                <w:rStyle w:val="Hyperlink"/>
                <w:noProof/>
              </w:rPr>
              <w:t>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_Toc462741401 \h </w:instrText>
            </w:r>
            <w:r w:rsidR="008F5726">
              <w:rPr>
                <w:noProof/>
                <w:webHidden/>
              </w:rPr>
            </w:r>
            <w:r w:rsidR="008F5726">
              <w:rPr>
                <w:noProof/>
                <w:webHidden/>
              </w:rPr>
              <w:fldChar w:fldCharType="separate"/>
            </w:r>
            <w:r w:rsidR="008F5726">
              <w:rPr>
                <w:noProof/>
                <w:webHidden/>
              </w:rPr>
              <w:t>23</w:t>
            </w:r>
            <w:r w:rsidR="008F5726">
              <w:rPr>
                <w:noProof/>
                <w:webHidden/>
              </w:rPr>
              <w:fldChar w:fldCharType="end"/>
            </w:r>
          </w:hyperlink>
        </w:p>
        <w:p w14:paraId="2575CC8B"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02"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Процеси в развитието на системата</w:t>
            </w:r>
            <w:r w:rsidR="008F5726">
              <w:rPr>
                <w:noProof/>
                <w:webHidden/>
              </w:rPr>
              <w:tab/>
            </w:r>
            <w:r w:rsidR="008F5726">
              <w:rPr>
                <w:noProof/>
                <w:webHidden/>
              </w:rPr>
              <w:fldChar w:fldCharType="begin"/>
            </w:r>
            <w:r w:rsidR="008F5726">
              <w:rPr>
                <w:noProof/>
                <w:webHidden/>
              </w:rPr>
              <w:instrText xml:space="preserve"> PAGEREF _Toc462741402 \h </w:instrText>
            </w:r>
            <w:r w:rsidR="008F5726">
              <w:rPr>
                <w:noProof/>
                <w:webHidden/>
              </w:rPr>
            </w:r>
            <w:r w:rsidR="008F5726">
              <w:rPr>
                <w:noProof/>
                <w:webHidden/>
              </w:rPr>
              <w:fldChar w:fldCharType="separate"/>
            </w:r>
            <w:r w:rsidR="008F5726">
              <w:rPr>
                <w:noProof/>
                <w:webHidden/>
              </w:rPr>
              <w:t>24</w:t>
            </w:r>
            <w:r w:rsidR="008F5726">
              <w:rPr>
                <w:noProof/>
                <w:webHidden/>
              </w:rPr>
              <w:fldChar w:fldCharType="end"/>
            </w:r>
          </w:hyperlink>
        </w:p>
        <w:p w14:paraId="3334C3E4"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03"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Работни бизнес процеси</w:t>
            </w:r>
            <w:r w:rsidR="008F5726">
              <w:rPr>
                <w:noProof/>
                <w:webHidden/>
              </w:rPr>
              <w:tab/>
            </w:r>
            <w:r w:rsidR="008F5726">
              <w:rPr>
                <w:noProof/>
                <w:webHidden/>
              </w:rPr>
              <w:fldChar w:fldCharType="begin"/>
            </w:r>
            <w:r w:rsidR="008F5726">
              <w:rPr>
                <w:noProof/>
                <w:webHidden/>
              </w:rPr>
              <w:instrText xml:space="preserve"> PAGEREF _Toc462741403 \h </w:instrText>
            </w:r>
            <w:r w:rsidR="008F5726">
              <w:rPr>
                <w:noProof/>
                <w:webHidden/>
              </w:rPr>
            </w:r>
            <w:r w:rsidR="008F5726">
              <w:rPr>
                <w:noProof/>
                <w:webHidden/>
              </w:rPr>
              <w:fldChar w:fldCharType="separate"/>
            </w:r>
            <w:r w:rsidR="008F5726">
              <w:rPr>
                <w:noProof/>
                <w:webHidden/>
              </w:rPr>
              <w:t>25</w:t>
            </w:r>
            <w:r w:rsidR="008F5726">
              <w:rPr>
                <w:noProof/>
                <w:webHidden/>
              </w:rPr>
              <w:fldChar w:fldCharType="end"/>
            </w:r>
          </w:hyperlink>
        </w:p>
        <w:p w14:paraId="0A4BE20A" w14:textId="77777777" w:rsidR="008F5726" w:rsidRDefault="00C77DFA">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008F5726" w:rsidRPr="004A01BD">
              <w:rPr>
                <w:rStyle w:val="Hyperlink"/>
                <w:noProof/>
              </w:rPr>
              <w:t>Глава 4. Проектиране на системата</w:t>
            </w:r>
            <w:r w:rsidR="008F5726">
              <w:rPr>
                <w:noProof/>
                <w:webHidden/>
              </w:rPr>
              <w:tab/>
            </w:r>
            <w:r w:rsidR="008F5726">
              <w:rPr>
                <w:noProof/>
                <w:webHidden/>
              </w:rPr>
              <w:fldChar w:fldCharType="begin"/>
            </w:r>
            <w:r w:rsidR="008F5726">
              <w:rPr>
                <w:noProof/>
                <w:webHidden/>
              </w:rPr>
              <w:instrText xml:space="preserve"> PAGEREF _Toc462741404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1C2B55CE"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05"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Използвани технологии, платформи и методологии</w:t>
            </w:r>
            <w:r w:rsidR="008F5726">
              <w:rPr>
                <w:noProof/>
                <w:webHidden/>
              </w:rPr>
              <w:tab/>
            </w:r>
            <w:r w:rsidR="008F5726">
              <w:rPr>
                <w:noProof/>
                <w:webHidden/>
              </w:rPr>
              <w:fldChar w:fldCharType="begin"/>
            </w:r>
            <w:r w:rsidR="008F5726">
              <w:rPr>
                <w:noProof/>
                <w:webHidden/>
              </w:rPr>
              <w:instrText xml:space="preserve"> PAGEREF _Toc462741405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45876DD8"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06"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Обща архитектура на системата</w:t>
            </w:r>
            <w:r w:rsidR="008F5726">
              <w:rPr>
                <w:noProof/>
                <w:webHidden/>
              </w:rPr>
              <w:tab/>
            </w:r>
            <w:r w:rsidR="008F5726">
              <w:rPr>
                <w:noProof/>
                <w:webHidden/>
              </w:rPr>
              <w:fldChar w:fldCharType="begin"/>
            </w:r>
            <w:r w:rsidR="008F5726">
              <w:rPr>
                <w:noProof/>
                <w:webHidden/>
              </w:rPr>
              <w:instrText xml:space="preserve"> PAGEREF _Toc462741406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778DBF2C"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07" w:history="1">
            <w:r w:rsidR="008F5726" w:rsidRPr="004A01BD">
              <w:rPr>
                <w:rStyle w:val="Hyperlink"/>
                <w:noProof/>
              </w:rPr>
              <w:t>7.</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за съхранение на данни </w:t>
            </w:r>
            <w:r w:rsidR="008F5726" w:rsidRPr="004A01BD">
              <w:rPr>
                <w:rStyle w:val="Hyperlink"/>
                <w:noProof/>
                <w:lang w:val="en-US"/>
              </w:rPr>
              <w:t xml:space="preserve">- </w:t>
            </w:r>
            <w:r w:rsidR="008F5726" w:rsidRPr="004A01BD">
              <w:rPr>
                <w:rStyle w:val="Hyperlink"/>
                <w:noProof/>
              </w:rPr>
              <w:t>Data Layer</w:t>
            </w:r>
            <w:r w:rsidR="008F5726">
              <w:rPr>
                <w:noProof/>
                <w:webHidden/>
              </w:rPr>
              <w:tab/>
            </w:r>
            <w:r w:rsidR="008F5726">
              <w:rPr>
                <w:noProof/>
                <w:webHidden/>
              </w:rPr>
              <w:fldChar w:fldCharType="begin"/>
            </w:r>
            <w:r w:rsidR="008F5726">
              <w:rPr>
                <w:noProof/>
                <w:webHidden/>
              </w:rPr>
              <w:instrText xml:space="preserve"> PAGEREF _Toc462741407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13EBF4AC" w14:textId="77777777" w:rsidR="008F5726" w:rsidRDefault="00C77DFA">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008F5726" w:rsidRPr="004A01BD">
              <w:rPr>
                <w:rStyle w:val="Hyperlink"/>
                <w:noProof/>
              </w:rPr>
              <w:t xml:space="preserve">Сървър – Microsoft SQL </w:t>
            </w:r>
            <w:r w:rsidR="008F5726" w:rsidRPr="004A01BD">
              <w:rPr>
                <w:rStyle w:val="Hyperlink"/>
                <w:noProof/>
                <w:lang w:val="en-US"/>
              </w:rPr>
              <w:t>S</w:t>
            </w:r>
            <w:r w:rsidR="008F5726" w:rsidRPr="004A01BD">
              <w:rPr>
                <w:rStyle w:val="Hyperlink"/>
                <w:noProof/>
              </w:rPr>
              <w:t>erver</w:t>
            </w:r>
            <w:r w:rsidR="008F5726" w:rsidRPr="004A01BD">
              <w:rPr>
                <w:rStyle w:val="Hyperlink"/>
                <w:noProof/>
                <w:lang w:val="en-US"/>
              </w:rPr>
              <w:t xml:space="preserve"> </w:t>
            </w:r>
            <w:r w:rsidR="008F5726" w:rsidRPr="004A01BD">
              <w:rPr>
                <w:rStyle w:val="Hyperlink"/>
                <w:noProof/>
              </w:rPr>
              <w:t xml:space="preserve">и </w:t>
            </w:r>
            <w:r w:rsidR="008F5726" w:rsidRPr="004A01BD">
              <w:rPr>
                <w:rStyle w:val="Hyperlink"/>
                <w:noProof/>
                <w:lang w:val="en-US"/>
              </w:rPr>
              <w:t>Azure DB</w:t>
            </w:r>
            <w:r w:rsidR="008F5726">
              <w:rPr>
                <w:noProof/>
                <w:webHidden/>
              </w:rPr>
              <w:tab/>
            </w:r>
            <w:r w:rsidR="008F5726">
              <w:rPr>
                <w:noProof/>
                <w:webHidden/>
              </w:rPr>
              <w:fldChar w:fldCharType="begin"/>
            </w:r>
            <w:r w:rsidR="008F5726">
              <w:rPr>
                <w:noProof/>
                <w:webHidden/>
              </w:rPr>
              <w:instrText xml:space="preserve"> PAGEREF _Toc462741408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5E161D5C" w14:textId="77777777" w:rsidR="008F5726" w:rsidRDefault="00C77DFA">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008F5726" w:rsidRPr="004A01BD">
              <w:rPr>
                <w:rStyle w:val="Hyperlink"/>
                <w:noProof/>
              </w:rPr>
              <w:t>Проектиране на системните аспекти на схемата на базата данни</w:t>
            </w:r>
            <w:r w:rsidR="008F5726">
              <w:rPr>
                <w:noProof/>
                <w:webHidden/>
              </w:rPr>
              <w:tab/>
            </w:r>
            <w:r w:rsidR="008F5726">
              <w:rPr>
                <w:noProof/>
                <w:webHidden/>
              </w:rPr>
              <w:fldChar w:fldCharType="begin"/>
            </w:r>
            <w:r w:rsidR="008F5726">
              <w:rPr>
                <w:noProof/>
                <w:webHidden/>
              </w:rPr>
              <w:instrText xml:space="preserve"> PAGEREF _Toc462741409 \h </w:instrText>
            </w:r>
            <w:r w:rsidR="008F5726">
              <w:rPr>
                <w:noProof/>
                <w:webHidden/>
              </w:rPr>
            </w:r>
            <w:r w:rsidR="008F5726">
              <w:rPr>
                <w:noProof/>
                <w:webHidden/>
              </w:rPr>
              <w:fldChar w:fldCharType="separate"/>
            </w:r>
            <w:r w:rsidR="008F5726">
              <w:rPr>
                <w:noProof/>
                <w:webHidden/>
              </w:rPr>
              <w:t>29</w:t>
            </w:r>
            <w:r w:rsidR="008F5726">
              <w:rPr>
                <w:noProof/>
                <w:webHidden/>
              </w:rPr>
              <w:fldChar w:fldCharType="end"/>
            </w:r>
          </w:hyperlink>
        </w:p>
        <w:p w14:paraId="11713914"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10" w:history="1">
            <w:r w:rsidR="008F5726" w:rsidRPr="004A01BD">
              <w:rPr>
                <w:rStyle w:val="Hyperlink"/>
                <w:noProof/>
              </w:rPr>
              <w:t>8.</w:t>
            </w:r>
            <w:r w:rsidR="008F5726">
              <w:rPr>
                <w:rFonts w:asciiTheme="minorHAnsi" w:eastAsiaTheme="minorEastAsia" w:hAnsiTheme="minorHAnsi" w:cstheme="minorBidi"/>
                <w:noProof/>
                <w:sz w:val="22"/>
                <w:szCs w:val="22"/>
                <w:lang w:val="en-US"/>
              </w:rPr>
              <w:tab/>
            </w:r>
            <w:r w:rsidR="008F5726" w:rsidRPr="004A01BD">
              <w:rPr>
                <w:rStyle w:val="Hyperlink"/>
                <w:noProof/>
              </w:rPr>
              <w:t>Слой за концептуалния модел на обекти и логика (</w:t>
            </w:r>
            <w:r w:rsidR="008F5726" w:rsidRPr="004A01BD">
              <w:rPr>
                <w:rStyle w:val="Hyperlink"/>
                <w:noProof/>
                <w:lang w:val="en-US"/>
              </w:rPr>
              <w:t>Logic Layer)</w:t>
            </w:r>
            <w:r w:rsidR="008F5726">
              <w:rPr>
                <w:noProof/>
                <w:webHidden/>
              </w:rPr>
              <w:tab/>
            </w:r>
            <w:r w:rsidR="008F5726">
              <w:rPr>
                <w:noProof/>
                <w:webHidden/>
              </w:rPr>
              <w:fldChar w:fldCharType="begin"/>
            </w:r>
            <w:r w:rsidR="008F5726">
              <w:rPr>
                <w:noProof/>
                <w:webHidden/>
              </w:rPr>
              <w:instrText xml:space="preserve"> PAGEREF _Toc462741410 \h </w:instrText>
            </w:r>
            <w:r w:rsidR="008F5726">
              <w:rPr>
                <w:noProof/>
                <w:webHidden/>
              </w:rPr>
            </w:r>
            <w:r w:rsidR="008F5726">
              <w:rPr>
                <w:noProof/>
                <w:webHidden/>
              </w:rPr>
              <w:fldChar w:fldCharType="separate"/>
            </w:r>
            <w:r w:rsidR="008F5726">
              <w:rPr>
                <w:noProof/>
                <w:webHidden/>
              </w:rPr>
              <w:t>30</w:t>
            </w:r>
            <w:r w:rsidR="008F5726">
              <w:rPr>
                <w:noProof/>
                <w:webHidden/>
              </w:rPr>
              <w:fldChar w:fldCharType="end"/>
            </w:r>
          </w:hyperlink>
        </w:p>
        <w:p w14:paraId="3FA761E6"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11" w:history="1">
            <w:r w:rsidR="008F5726" w:rsidRPr="004A01BD">
              <w:rPr>
                <w:rStyle w:val="Hyperlink"/>
                <w:noProof/>
              </w:rPr>
              <w:t>9.</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на интерфейса с потребители и програми </w:t>
            </w:r>
            <w:r w:rsidR="008F5726" w:rsidRPr="004A01BD">
              <w:rPr>
                <w:rStyle w:val="Hyperlink"/>
                <w:noProof/>
                <w:lang w:val="en-US"/>
              </w:rPr>
              <w:t>– Interface layer</w:t>
            </w:r>
            <w:r w:rsidR="008F5726">
              <w:rPr>
                <w:noProof/>
                <w:webHidden/>
              </w:rPr>
              <w:tab/>
            </w:r>
            <w:r w:rsidR="008F5726">
              <w:rPr>
                <w:noProof/>
                <w:webHidden/>
              </w:rPr>
              <w:fldChar w:fldCharType="begin"/>
            </w:r>
            <w:r w:rsidR="008F5726">
              <w:rPr>
                <w:noProof/>
                <w:webHidden/>
              </w:rPr>
              <w:instrText xml:space="preserve"> PAGEREF _Toc462741411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13637FC9" w14:textId="77777777" w:rsidR="008F5726" w:rsidRDefault="00C77DFA">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008F5726" w:rsidRPr="004A01BD">
              <w:rPr>
                <w:rStyle w:val="Hyperlink"/>
                <w:noProof/>
              </w:rPr>
              <w:t>Архитектура на потребителски уеб интерфейс</w:t>
            </w:r>
            <w:r w:rsidR="008F5726">
              <w:rPr>
                <w:noProof/>
                <w:webHidden/>
              </w:rPr>
              <w:tab/>
            </w:r>
            <w:r w:rsidR="008F5726">
              <w:rPr>
                <w:noProof/>
                <w:webHidden/>
              </w:rPr>
              <w:fldChar w:fldCharType="begin"/>
            </w:r>
            <w:r w:rsidR="008F5726">
              <w:rPr>
                <w:noProof/>
                <w:webHidden/>
              </w:rPr>
              <w:instrText xml:space="preserve"> PAGEREF _Toc462741412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6B2A0394" w14:textId="77777777" w:rsidR="008F5726" w:rsidRDefault="00C77DFA">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008F5726" w:rsidRPr="004A01BD">
              <w:rPr>
                <w:rStyle w:val="Hyperlink"/>
                <w:noProof/>
              </w:rPr>
              <w:t>ASP.NET Dynamic Data</w:t>
            </w:r>
            <w:r w:rsidR="008F5726">
              <w:rPr>
                <w:noProof/>
                <w:webHidden/>
              </w:rPr>
              <w:tab/>
            </w:r>
            <w:r w:rsidR="008F5726">
              <w:rPr>
                <w:noProof/>
                <w:webHidden/>
              </w:rPr>
              <w:fldChar w:fldCharType="begin"/>
            </w:r>
            <w:r w:rsidR="008F5726">
              <w:rPr>
                <w:noProof/>
                <w:webHidden/>
              </w:rPr>
              <w:instrText xml:space="preserve"> PAGEREF _Toc462741413 \h </w:instrText>
            </w:r>
            <w:r w:rsidR="008F5726">
              <w:rPr>
                <w:noProof/>
                <w:webHidden/>
              </w:rPr>
            </w:r>
            <w:r w:rsidR="008F5726">
              <w:rPr>
                <w:noProof/>
                <w:webHidden/>
              </w:rPr>
              <w:fldChar w:fldCharType="separate"/>
            </w:r>
            <w:r w:rsidR="008F5726">
              <w:rPr>
                <w:noProof/>
                <w:webHidden/>
              </w:rPr>
              <w:t>34</w:t>
            </w:r>
            <w:r w:rsidR="008F5726">
              <w:rPr>
                <w:noProof/>
                <w:webHidden/>
              </w:rPr>
              <w:fldChar w:fldCharType="end"/>
            </w:r>
          </w:hyperlink>
        </w:p>
        <w:p w14:paraId="45D8427F" w14:textId="77777777" w:rsidR="008F5726" w:rsidRDefault="00C77DFA">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008F5726" w:rsidRPr="004A01BD">
              <w:rPr>
                <w:rStyle w:val="Hyperlink"/>
                <w:noProof/>
              </w:rPr>
              <w:t>Автентикация на потребители</w:t>
            </w:r>
            <w:r w:rsidR="008F5726">
              <w:rPr>
                <w:noProof/>
                <w:webHidden/>
              </w:rPr>
              <w:tab/>
            </w:r>
            <w:r w:rsidR="008F5726">
              <w:rPr>
                <w:noProof/>
                <w:webHidden/>
              </w:rPr>
              <w:fldChar w:fldCharType="begin"/>
            </w:r>
            <w:r w:rsidR="008F5726">
              <w:rPr>
                <w:noProof/>
                <w:webHidden/>
              </w:rPr>
              <w:instrText xml:space="preserve"> PAGEREF _Toc462741414 \h </w:instrText>
            </w:r>
            <w:r w:rsidR="008F5726">
              <w:rPr>
                <w:noProof/>
                <w:webHidden/>
              </w:rPr>
            </w:r>
            <w:r w:rsidR="008F5726">
              <w:rPr>
                <w:noProof/>
                <w:webHidden/>
              </w:rPr>
              <w:fldChar w:fldCharType="separate"/>
            </w:r>
            <w:r w:rsidR="008F5726">
              <w:rPr>
                <w:noProof/>
                <w:webHidden/>
              </w:rPr>
              <w:t>35</w:t>
            </w:r>
            <w:r w:rsidR="008F5726">
              <w:rPr>
                <w:noProof/>
                <w:webHidden/>
              </w:rPr>
              <w:fldChar w:fldCharType="end"/>
            </w:r>
          </w:hyperlink>
        </w:p>
        <w:p w14:paraId="147BD430" w14:textId="77777777" w:rsidR="008F5726" w:rsidRDefault="00C77DFA">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008F5726" w:rsidRPr="004A01BD">
              <w:rPr>
                <w:rStyle w:val="Hyperlink"/>
                <w:noProof/>
              </w:rPr>
              <w:t xml:space="preserve">Проектиране на уеб услуги </w:t>
            </w:r>
            <w:r w:rsidR="008F5726" w:rsidRPr="004A01BD">
              <w:rPr>
                <w:rStyle w:val="Hyperlink"/>
                <w:noProof/>
                <w:lang w:val="en-US"/>
              </w:rPr>
              <w:t xml:space="preserve">(Web Services) </w:t>
            </w:r>
            <w:r w:rsidR="008F5726" w:rsidRPr="004A01BD">
              <w:rPr>
                <w:rStyle w:val="Hyperlink"/>
                <w:noProof/>
              </w:rPr>
              <w:t>в системата</w:t>
            </w:r>
            <w:r w:rsidR="008F5726">
              <w:rPr>
                <w:noProof/>
                <w:webHidden/>
              </w:rPr>
              <w:tab/>
            </w:r>
            <w:r w:rsidR="008F5726">
              <w:rPr>
                <w:noProof/>
                <w:webHidden/>
              </w:rPr>
              <w:fldChar w:fldCharType="begin"/>
            </w:r>
            <w:r w:rsidR="008F5726">
              <w:rPr>
                <w:noProof/>
                <w:webHidden/>
              </w:rPr>
              <w:instrText xml:space="preserve"> PAGEREF _Toc462741415 \h </w:instrText>
            </w:r>
            <w:r w:rsidR="008F5726">
              <w:rPr>
                <w:noProof/>
                <w:webHidden/>
              </w:rPr>
            </w:r>
            <w:r w:rsidR="008F5726">
              <w:rPr>
                <w:noProof/>
                <w:webHidden/>
              </w:rPr>
              <w:fldChar w:fldCharType="separate"/>
            </w:r>
            <w:r w:rsidR="008F5726">
              <w:rPr>
                <w:noProof/>
                <w:webHidden/>
              </w:rPr>
              <w:t>39</w:t>
            </w:r>
            <w:r w:rsidR="008F5726">
              <w:rPr>
                <w:noProof/>
                <w:webHidden/>
              </w:rPr>
              <w:fldChar w:fldCharType="end"/>
            </w:r>
          </w:hyperlink>
        </w:p>
        <w:p w14:paraId="6D87E4F1"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16" w:history="1">
            <w:r w:rsidR="008F5726" w:rsidRPr="004A01BD">
              <w:rPr>
                <w:rStyle w:val="Hyperlink"/>
                <w:noProof/>
              </w:rPr>
              <w:t>10.</w:t>
            </w:r>
            <w:r w:rsidR="008F5726">
              <w:rPr>
                <w:rFonts w:asciiTheme="minorHAnsi" w:eastAsiaTheme="minorEastAsia" w:hAnsiTheme="minorHAnsi" w:cstheme="minorBidi"/>
                <w:noProof/>
                <w:sz w:val="22"/>
                <w:szCs w:val="22"/>
                <w:lang w:val="en-US"/>
              </w:rPr>
              <w:tab/>
            </w:r>
            <w:r w:rsidR="008F5726" w:rsidRPr="004A01BD">
              <w:rPr>
                <w:rStyle w:val="Hyperlink"/>
                <w:noProof/>
              </w:rPr>
              <w:t>Диаграми на структурата на компонентите на системата</w:t>
            </w:r>
            <w:r w:rsidR="008F5726">
              <w:rPr>
                <w:noProof/>
                <w:webHidden/>
              </w:rPr>
              <w:tab/>
            </w:r>
            <w:r w:rsidR="008F5726">
              <w:rPr>
                <w:noProof/>
                <w:webHidden/>
              </w:rPr>
              <w:fldChar w:fldCharType="begin"/>
            </w:r>
            <w:r w:rsidR="008F5726">
              <w:rPr>
                <w:noProof/>
                <w:webHidden/>
              </w:rPr>
              <w:instrText xml:space="preserve"> PAGEREF _Toc462741416 \h </w:instrText>
            </w:r>
            <w:r w:rsidR="008F5726">
              <w:rPr>
                <w:noProof/>
                <w:webHidden/>
              </w:rPr>
            </w:r>
            <w:r w:rsidR="008F5726">
              <w:rPr>
                <w:noProof/>
                <w:webHidden/>
              </w:rPr>
              <w:fldChar w:fldCharType="separate"/>
            </w:r>
            <w:r w:rsidR="008F5726">
              <w:rPr>
                <w:noProof/>
                <w:webHidden/>
              </w:rPr>
              <w:t>41</w:t>
            </w:r>
            <w:r w:rsidR="008F5726">
              <w:rPr>
                <w:noProof/>
                <w:webHidden/>
              </w:rPr>
              <w:fldChar w:fldCharType="end"/>
            </w:r>
          </w:hyperlink>
        </w:p>
        <w:p w14:paraId="1166D189"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17" w:history="1">
            <w:r w:rsidR="008F5726" w:rsidRPr="004A01BD">
              <w:rPr>
                <w:rStyle w:val="Hyperlink"/>
                <w:noProof/>
              </w:rPr>
              <w:t>11.</w:t>
            </w:r>
            <w:r w:rsidR="008F5726">
              <w:rPr>
                <w:rFonts w:asciiTheme="minorHAnsi" w:eastAsiaTheme="minorEastAsia" w:hAnsiTheme="minorHAnsi" w:cstheme="minorBidi"/>
                <w:noProof/>
                <w:sz w:val="22"/>
                <w:szCs w:val="22"/>
                <w:lang w:val="en-US"/>
              </w:rPr>
              <w:tab/>
            </w:r>
            <w:r w:rsidR="008F5726" w:rsidRPr="004A01BD">
              <w:rPr>
                <w:rStyle w:val="Hyperlink"/>
                <w:noProof/>
              </w:rPr>
              <w:t>Графичен дизайн на потребителски интерфейс</w:t>
            </w:r>
            <w:r w:rsidR="008F5726">
              <w:rPr>
                <w:noProof/>
                <w:webHidden/>
              </w:rPr>
              <w:tab/>
            </w:r>
            <w:r w:rsidR="008F5726">
              <w:rPr>
                <w:noProof/>
                <w:webHidden/>
              </w:rPr>
              <w:fldChar w:fldCharType="begin"/>
            </w:r>
            <w:r w:rsidR="008F5726">
              <w:rPr>
                <w:noProof/>
                <w:webHidden/>
              </w:rPr>
              <w:instrText xml:space="preserve"> PAGEREF _Toc462741417 \h </w:instrText>
            </w:r>
            <w:r w:rsidR="008F5726">
              <w:rPr>
                <w:noProof/>
                <w:webHidden/>
              </w:rPr>
            </w:r>
            <w:r w:rsidR="008F5726">
              <w:rPr>
                <w:noProof/>
                <w:webHidden/>
              </w:rPr>
              <w:fldChar w:fldCharType="separate"/>
            </w:r>
            <w:r w:rsidR="008F5726">
              <w:rPr>
                <w:noProof/>
                <w:webHidden/>
              </w:rPr>
              <w:t>0</w:t>
            </w:r>
            <w:r w:rsidR="008F5726">
              <w:rPr>
                <w:noProof/>
                <w:webHidden/>
              </w:rPr>
              <w:fldChar w:fldCharType="end"/>
            </w:r>
          </w:hyperlink>
        </w:p>
        <w:p w14:paraId="30814279" w14:textId="77777777" w:rsidR="008F5726" w:rsidRDefault="00C77DFA">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008F5726" w:rsidRPr="004A01BD">
              <w:rPr>
                <w:rStyle w:val="Hyperlink"/>
                <w:noProof/>
              </w:rPr>
              <w:t>Глава 5. Реализация, тестване и внедряване на системата</w:t>
            </w:r>
            <w:r w:rsidR="008F5726">
              <w:rPr>
                <w:noProof/>
                <w:webHidden/>
              </w:rPr>
              <w:tab/>
            </w:r>
            <w:r w:rsidR="008F5726">
              <w:rPr>
                <w:noProof/>
                <w:webHidden/>
              </w:rPr>
              <w:fldChar w:fldCharType="begin"/>
            </w:r>
            <w:r w:rsidR="008F5726">
              <w:rPr>
                <w:noProof/>
                <w:webHidden/>
              </w:rPr>
              <w:instrText xml:space="preserve"> PAGEREF _Toc462741418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69DFDD4B"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19" w:history="1">
            <w:r w:rsidR="008F5726" w:rsidRPr="004A01BD">
              <w:rPr>
                <w:rStyle w:val="Hyperlink"/>
                <w:noProof/>
              </w:rPr>
              <w:t>12.</w:t>
            </w:r>
            <w:r w:rsidR="008F5726">
              <w:rPr>
                <w:rFonts w:asciiTheme="minorHAnsi" w:eastAsiaTheme="minorEastAsia" w:hAnsiTheme="minorHAnsi" w:cstheme="minorBidi"/>
                <w:noProof/>
                <w:sz w:val="22"/>
                <w:szCs w:val="22"/>
                <w:lang w:val="en-US"/>
              </w:rPr>
              <w:tab/>
            </w:r>
            <w:r w:rsidR="008F5726" w:rsidRPr="004A01BD">
              <w:rPr>
                <w:rStyle w:val="Hyperlink"/>
                <w:noProof/>
              </w:rPr>
              <w:t>Реализация на модулите</w:t>
            </w:r>
            <w:r w:rsidR="008F5726">
              <w:rPr>
                <w:noProof/>
                <w:webHidden/>
              </w:rPr>
              <w:tab/>
            </w:r>
            <w:r w:rsidR="008F5726">
              <w:rPr>
                <w:noProof/>
                <w:webHidden/>
              </w:rPr>
              <w:fldChar w:fldCharType="begin"/>
            </w:r>
            <w:r w:rsidR="008F5726">
              <w:rPr>
                <w:noProof/>
                <w:webHidden/>
              </w:rPr>
              <w:instrText xml:space="preserve"> PAGEREF _Toc462741419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4C396F12"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20" w:history="1">
            <w:r w:rsidR="008F5726" w:rsidRPr="004A01BD">
              <w:rPr>
                <w:rStyle w:val="Hyperlink"/>
                <w:noProof/>
              </w:rPr>
              <w:t>13.</w:t>
            </w:r>
            <w:r w:rsidR="008F5726">
              <w:rPr>
                <w:rFonts w:asciiTheme="minorHAnsi" w:eastAsiaTheme="minorEastAsia" w:hAnsiTheme="minorHAnsi" w:cstheme="minorBidi"/>
                <w:noProof/>
                <w:sz w:val="22"/>
                <w:szCs w:val="22"/>
                <w:lang w:val="en-US"/>
              </w:rPr>
              <w:tab/>
            </w:r>
            <w:r w:rsidR="008F5726" w:rsidRPr="004A01BD">
              <w:rPr>
                <w:rStyle w:val="Hyperlink"/>
                <w:noProof/>
              </w:rPr>
              <w:t>Модулно и системно тестване</w:t>
            </w:r>
            <w:r w:rsidR="008F5726">
              <w:rPr>
                <w:noProof/>
                <w:webHidden/>
              </w:rPr>
              <w:tab/>
            </w:r>
            <w:r w:rsidR="008F5726">
              <w:rPr>
                <w:noProof/>
                <w:webHidden/>
              </w:rPr>
              <w:fldChar w:fldCharType="begin"/>
            </w:r>
            <w:r w:rsidR="008F5726">
              <w:rPr>
                <w:noProof/>
                <w:webHidden/>
              </w:rPr>
              <w:instrText xml:space="preserve"> PAGEREF _Toc462741420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266E3CC"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21" w:history="1">
            <w:r w:rsidR="008F5726" w:rsidRPr="004A01BD">
              <w:rPr>
                <w:rStyle w:val="Hyperlink"/>
                <w:noProof/>
              </w:rPr>
              <w:t>14.</w:t>
            </w:r>
            <w:r w:rsidR="008F5726">
              <w:rPr>
                <w:rFonts w:asciiTheme="minorHAnsi" w:eastAsiaTheme="minorEastAsia" w:hAnsiTheme="minorHAnsi" w:cstheme="minorBidi"/>
                <w:noProof/>
                <w:sz w:val="22"/>
                <w:szCs w:val="22"/>
                <w:lang w:val="en-US"/>
              </w:rPr>
              <w:tab/>
            </w:r>
            <w:r w:rsidR="008F5726" w:rsidRPr="004A01BD">
              <w:rPr>
                <w:rStyle w:val="Hyperlink"/>
                <w:noProof/>
              </w:rPr>
              <w:t>Анализ на резултатите от тестването</w:t>
            </w:r>
            <w:r w:rsidR="008F5726">
              <w:rPr>
                <w:noProof/>
                <w:webHidden/>
              </w:rPr>
              <w:tab/>
            </w:r>
            <w:r w:rsidR="008F5726">
              <w:rPr>
                <w:noProof/>
                <w:webHidden/>
              </w:rPr>
              <w:fldChar w:fldCharType="begin"/>
            </w:r>
            <w:r w:rsidR="008F5726">
              <w:rPr>
                <w:noProof/>
                <w:webHidden/>
              </w:rPr>
              <w:instrText xml:space="preserve"> PAGEREF _Toc462741421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03DF647"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22" w:history="1">
            <w:r w:rsidR="008F5726" w:rsidRPr="004A01BD">
              <w:rPr>
                <w:rStyle w:val="Hyperlink"/>
                <w:noProof/>
              </w:rPr>
              <w:t>15.</w:t>
            </w:r>
            <w:r w:rsidR="008F5726">
              <w:rPr>
                <w:rFonts w:asciiTheme="minorHAnsi" w:eastAsiaTheme="minorEastAsia" w:hAnsiTheme="minorHAnsi" w:cstheme="minorBidi"/>
                <w:noProof/>
                <w:sz w:val="22"/>
                <w:szCs w:val="22"/>
                <w:lang w:val="en-US"/>
              </w:rPr>
              <w:tab/>
            </w:r>
            <w:r w:rsidR="008F5726" w:rsidRPr="004A01BD">
              <w:rPr>
                <w:rStyle w:val="Hyperlink"/>
                <w:noProof/>
              </w:rPr>
              <w:t>Експериментално внедряване</w:t>
            </w:r>
            <w:r w:rsidR="008F5726">
              <w:rPr>
                <w:noProof/>
                <w:webHidden/>
              </w:rPr>
              <w:tab/>
            </w:r>
            <w:r w:rsidR="008F5726">
              <w:rPr>
                <w:noProof/>
                <w:webHidden/>
              </w:rPr>
              <w:fldChar w:fldCharType="begin"/>
            </w:r>
            <w:r w:rsidR="008F5726">
              <w:rPr>
                <w:noProof/>
                <w:webHidden/>
              </w:rPr>
              <w:instrText xml:space="preserve"> PAGEREF _Toc462741422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741DF495" w14:textId="77777777" w:rsidR="008F5726" w:rsidRDefault="00C77DFA">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008F5726" w:rsidRPr="004A01BD">
              <w:rPr>
                <w:rStyle w:val="Hyperlink"/>
                <w:noProof/>
              </w:rPr>
              <w:t>Глава 6. Заключение</w:t>
            </w:r>
            <w:r w:rsidR="008F5726">
              <w:rPr>
                <w:noProof/>
                <w:webHidden/>
              </w:rPr>
              <w:tab/>
            </w:r>
            <w:r w:rsidR="008F5726">
              <w:rPr>
                <w:noProof/>
                <w:webHidden/>
              </w:rPr>
              <w:fldChar w:fldCharType="begin"/>
            </w:r>
            <w:r w:rsidR="008F5726">
              <w:rPr>
                <w:noProof/>
                <w:webHidden/>
              </w:rPr>
              <w:instrText xml:space="preserve"> PAGEREF _Toc462741423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3C3CDC75" w14:textId="77777777" w:rsidR="008F5726" w:rsidRDefault="00C77DFA">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008F5726" w:rsidRPr="004A01BD">
              <w:rPr>
                <w:rStyle w:val="Hyperlink"/>
                <w:noProof/>
              </w:rPr>
              <w:t>Използвана литература</w:t>
            </w:r>
            <w:r w:rsidR="008F5726">
              <w:rPr>
                <w:noProof/>
                <w:webHidden/>
              </w:rPr>
              <w:tab/>
            </w:r>
            <w:r w:rsidR="008F5726">
              <w:rPr>
                <w:noProof/>
                <w:webHidden/>
              </w:rPr>
              <w:fldChar w:fldCharType="begin"/>
            </w:r>
            <w:r w:rsidR="008F5726">
              <w:rPr>
                <w:noProof/>
                <w:webHidden/>
              </w:rPr>
              <w:instrText xml:space="preserve"> PAGEREF _Toc462741424 \h </w:instrText>
            </w:r>
            <w:r w:rsidR="008F5726">
              <w:rPr>
                <w:noProof/>
                <w:webHidden/>
              </w:rPr>
            </w:r>
            <w:r w:rsidR="008F5726">
              <w:rPr>
                <w:noProof/>
                <w:webHidden/>
              </w:rPr>
              <w:fldChar w:fldCharType="separate"/>
            </w:r>
            <w:r w:rsidR="008F5726">
              <w:rPr>
                <w:noProof/>
                <w:webHidden/>
              </w:rPr>
              <w:t>5</w:t>
            </w:r>
            <w:r w:rsidR="008F5726">
              <w:rPr>
                <w:noProof/>
                <w:webHidden/>
              </w:rPr>
              <w:fldChar w:fldCharType="end"/>
            </w:r>
          </w:hyperlink>
        </w:p>
        <w:p w14:paraId="05E256BD" w14:textId="77777777" w:rsidR="008F5726" w:rsidRDefault="00C77DFA">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008F5726" w:rsidRPr="004A01BD">
              <w:rPr>
                <w:rStyle w:val="Hyperlink"/>
                <w:noProof/>
              </w:rPr>
              <w:t>Приложения</w:t>
            </w:r>
            <w:r w:rsidR="008F5726">
              <w:rPr>
                <w:noProof/>
                <w:webHidden/>
              </w:rPr>
              <w:tab/>
            </w:r>
            <w:r w:rsidR="008F5726">
              <w:rPr>
                <w:noProof/>
                <w:webHidden/>
              </w:rPr>
              <w:fldChar w:fldCharType="begin"/>
            </w:r>
            <w:r w:rsidR="008F5726">
              <w:rPr>
                <w:noProof/>
                <w:webHidden/>
              </w:rPr>
              <w:instrText xml:space="preserve"> PAGEREF _Toc462741425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57264928" w14:textId="77777777" w:rsidR="008F5726" w:rsidRDefault="00C77DFA" w:rsidP="00AB433F">
          <w:pPr>
            <w:pStyle w:val="TOC2"/>
            <w:rPr>
              <w:rFonts w:asciiTheme="minorHAnsi" w:eastAsiaTheme="minorEastAsia" w:hAnsiTheme="minorHAnsi" w:cstheme="minorBidi"/>
              <w:noProof/>
              <w:sz w:val="22"/>
              <w:szCs w:val="22"/>
              <w:lang w:val="en-US"/>
            </w:rPr>
          </w:pPr>
          <w:hyperlink w:anchor="_Toc462741426" w:history="1">
            <w:r w:rsidR="008F5726" w:rsidRPr="004A01BD">
              <w:rPr>
                <w:rStyle w:val="Hyperlink"/>
                <w:noProof/>
              </w:rPr>
              <w:t>16.</w:t>
            </w:r>
            <w:r w:rsidR="008F5726">
              <w:rPr>
                <w:rFonts w:asciiTheme="minorHAnsi" w:eastAsiaTheme="minorEastAsia" w:hAnsiTheme="minorHAnsi" w:cstheme="minorBidi"/>
                <w:noProof/>
                <w:sz w:val="22"/>
                <w:szCs w:val="22"/>
                <w:lang w:val="en-US"/>
              </w:rPr>
              <w:tab/>
            </w:r>
            <w:r w:rsidR="008F5726" w:rsidRPr="004A01BD">
              <w:rPr>
                <w:rStyle w:val="Hyperlink"/>
                <w:noProof/>
              </w:rPr>
              <w:t>Индекс на фигурите</w:t>
            </w:r>
            <w:r w:rsidR="008F5726">
              <w:rPr>
                <w:noProof/>
                <w:webHidden/>
              </w:rPr>
              <w:tab/>
            </w:r>
            <w:r w:rsidR="008F5726">
              <w:rPr>
                <w:noProof/>
                <w:webHidden/>
              </w:rPr>
              <w:fldChar w:fldCharType="begin"/>
            </w:r>
            <w:r w:rsidR="008F5726">
              <w:rPr>
                <w:noProof/>
                <w:webHidden/>
              </w:rPr>
              <w:instrText xml:space="preserve"> PAGEREF _Toc462741426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741388"/>
      <w:r>
        <w:t>Актуалност на проблема и мотивация</w:t>
      </w:r>
      <w:bookmarkEnd w:id="5"/>
      <w:bookmarkEnd w:id="6"/>
      <w:bookmarkEnd w:id="7"/>
      <w:bookmarkEnd w:id="8"/>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EndPr/>
        <w:sdtContent>
          <w:r w:rsidR="004108C9">
            <w:fldChar w:fldCharType="begin"/>
          </w:r>
          <w:r w:rsidR="004108C9">
            <w:rPr>
              <w:lang w:val="en-US"/>
            </w:rPr>
            <w:instrText xml:space="preserve"> CITATION Luc15 \l 1033 </w:instrText>
          </w:r>
          <w:r w:rsidR="004108C9">
            <w:fldChar w:fldCharType="separate"/>
          </w:r>
          <w:r w:rsidR="00C77DFA">
            <w:rPr>
              <w:noProof/>
              <w:lang w:val="en-US"/>
            </w:rPr>
            <w:t xml:space="preserve"> </w:t>
          </w:r>
          <w:r w:rsidR="00C77DFA">
            <w:rPr>
              <w:noProof/>
              <w:lang w:val="en-US"/>
            </w:rPr>
            <w:t>(Matney)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EndPr/>
        <w:sdtContent>
          <w:r w:rsidR="00180C50" w:rsidRPr="00180C50">
            <w:fldChar w:fldCharType="begin"/>
          </w:r>
          <w:r w:rsidR="00782426">
            <w:instrText xml:space="preserve">CITATION Уик15 \l 1033 </w:instrText>
          </w:r>
          <w:r w:rsidR="00180C50" w:rsidRPr="00180C50">
            <w:fldChar w:fldCharType="separate"/>
          </w:r>
          <w:r w:rsidR="00C77DFA">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EndPr/>
        <w:sdtContent>
          <w:r w:rsidR="00BC51EC">
            <w:fldChar w:fldCharType="begin"/>
          </w:r>
          <w:r w:rsidR="00BC51EC">
            <w:rPr>
              <w:lang w:val="en-US"/>
            </w:rPr>
            <w:instrText xml:space="preserve"> CITATION Ric99 \l 1033 </w:instrText>
          </w:r>
          <w:r w:rsidR="00BC51EC">
            <w:fldChar w:fldCharType="separate"/>
          </w:r>
          <w:r w:rsidR="00C77DFA">
            <w:rPr>
              <w:noProof/>
              <w:lang w:val="en-US"/>
            </w:rPr>
            <w:t xml:space="preserve"> </w:t>
          </w:r>
          <w:r w:rsidR="00C77DFA">
            <w:rPr>
              <w:noProof/>
              <w:lang w:val="en-US"/>
            </w:rPr>
            <w:t>(The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EndPr/>
        <w:sdtContent>
          <w:r w:rsidR="00BC55FD">
            <w:fldChar w:fldCharType="begin"/>
          </w:r>
          <w:r w:rsidR="00BC55FD">
            <w:rPr>
              <w:lang w:val="en-US"/>
            </w:rPr>
            <w:instrText xml:space="preserve"> CITATION гла11 \l 1033 </w:instrText>
          </w:r>
          <w:r w:rsidR="00BC55FD">
            <w:fldChar w:fldCharType="separate"/>
          </w:r>
          <w:r w:rsidR="00C77DFA">
            <w:rPr>
              <w:noProof/>
              <w:lang w:val="en-US"/>
            </w:rPr>
            <w:t xml:space="preserve"> </w:t>
          </w:r>
          <w:r w:rsidR="00C77DFA">
            <w:rPr>
              <w:noProof/>
              <w:lang w:val="en-US"/>
            </w:rPr>
            <w:t>(Петков)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EndPr/>
        <w:sdtContent>
          <w:r w:rsidR="002B6AC9">
            <w:fldChar w:fldCharType="begin"/>
          </w:r>
          <w:r w:rsidR="002B6AC9">
            <w:rPr>
              <w:lang w:val="en-US"/>
            </w:rPr>
            <w:instrText xml:space="preserve"> CITATION Num16 \l 1033 </w:instrText>
          </w:r>
          <w:r w:rsidR="002B6AC9">
            <w:fldChar w:fldCharType="separate"/>
          </w:r>
          <w:r w:rsidR="00C77DFA">
            <w:rPr>
              <w:noProof/>
              <w:lang w:val="en-US"/>
            </w:rPr>
            <w:t xml:space="preserve"> </w:t>
          </w:r>
          <w:r w:rsidR="00C77DFA">
            <w:rPr>
              <w:noProof/>
              <w:lang w:val="en-US"/>
            </w:rPr>
            <w:t>(Number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EndPr/>
        <w:sdtContent>
          <w:r w:rsidR="002B6AC9">
            <w:fldChar w:fldCharType="begin"/>
          </w:r>
          <w:r w:rsidR="002B6AC9">
            <w:rPr>
              <w:lang w:val="en-US"/>
            </w:rPr>
            <w:instrText xml:space="preserve"> CITATION Sco \l 1033 </w:instrText>
          </w:r>
          <w:r w:rsidR="002B6AC9">
            <w:fldChar w:fldCharType="separate"/>
          </w:r>
          <w:r w:rsidR="00C77DFA">
            <w:rPr>
              <w:noProof/>
              <w:lang w:val="en-US"/>
            </w:rPr>
            <w:t xml:space="preserve"> </w:t>
          </w:r>
          <w:r w:rsidR="00C77DFA">
            <w:rPr>
              <w:noProof/>
              <w:lang w:val="en-US"/>
            </w:rPr>
            <w:t>(Scott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741389"/>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EndPr/>
        <w:sdtContent>
          <w:r w:rsidR="00D77098">
            <w:fldChar w:fldCharType="begin"/>
          </w:r>
          <w:r w:rsidR="00D77098">
            <w:instrText xml:space="preserve"> CITATION Спа15 \l 1026 </w:instrText>
          </w:r>
          <w:r w:rsidR="00D77098">
            <w:fldChar w:fldCharType="separate"/>
          </w:r>
          <w:r w:rsidR="00C77DFA">
            <w:rPr>
              <w:noProof/>
            </w:rPr>
            <w:t xml:space="preserve"> </w:t>
          </w:r>
          <w:r w:rsidR="00C77DFA">
            <w:rPr>
              <w:noProof/>
            </w:rPr>
            <w:t>(Спасов)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741390"/>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741391"/>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77777777" w:rsidR="00FE622B" w:rsidRDefault="00EE1AFA" w:rsidP="00FE622B">
      <w:pPr>
        <w:pStyle w:val="Heading1"/>
      </w:pPr>
      <w:bookmarkStart w:id="26" w:name="_Toc462416971"/>
      <w:bookmarkStart w:id="27" w:name="_Toc462506281"/>
      <w:bookmarkStart w:id="28" w:name="_Toc462741392"/>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End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C77DFA">
            <w:rPr>
              <w:noProof/>
              <w:lang w:val="en-US" w:eastAsia="zh-CN"/>
            </w:rPr>
            <w:t xml:space="preserve"> </w:t>
          </w:r>
          <w:r w:rsidR="00C77DFA">
            <w:rPr>
              <w:noProof/>
              <w:lang w:val="en-US" w:eastAsia="zh-CN"/>
            </w:rPr>
            <w:t>(Wasserman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741393"/>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End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C77DFA">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End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C77DFA">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End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C77DFA">
            <w:rPr>
              <w:noProof/>
              <w:lang w:eastAsia="zh-CN"/>
            </w:rPr>
            <w:t>(Matney)</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End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C77DFA">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741394"/>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End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C77DFA">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9" w:name="_Toc462741395"/>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EndPr/>
        <w:sdtContent>
          <w:r>
            <w:rPr>
              <w:lang w:eastAsia="zh-CN"/>
            </w:rPr>
            <w:fldChar w:fldCharType="begin"/>
          </w:r>
          <w:r w:rsidR="00C5388B">
            <w:rPr>
              <w:lang w:eastAsia="zh-CN"/>
            </w:rPr>
            <w:instrText xml:space="preserve">CITATION Meh \l 1026 </w:instrText>
          </w:r>
          <w:r>
            <w:rPr>
              <w:lang w:eastAsia="zh-CN"/>
            </w:rPr>
            <w:fldChar w:fldCharType="separate"/>
          </w:r>
          <w:r w:rsidR="00C77DFA">
            <w:rPr>
              <w:noProof/>
              <w:lang w:eastAsia="zh-CN"/>
            </w:rPr>
            <w:t xml:space="preserve"> </w:t>
          </w:r>
          <w:r w:rsidR="00C77DFA">
            <w:rPr>
              <w:noProof/>
              <w:lang w:eastAsia="zh-CN"/>
            </w:rPr>
            <w:t>(Sobaci)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w:t>
      </w:r>
      <w:r w:rsidR="00553A1D">
        <w:rPr>
          <w:lang w:eastAsia="zh-CN"/>
        </w:rPr>
        <w:lastRenderedPageBreak/>
        <w:t xml:space="preserve">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End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C77DFA">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End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C77DFA">
            <w:rPr>
              <w:noProof/>
              <w:lang w:eastAsia="zh-CN"/>
            </w:rPr>
            <w:t xml:space="preserve"> </w:t>
          </w:r>
          <w:r w:rsidR="00C77DFA">
            <w:rPr>
              <w:noProof/>
              <w:lang w:eastAsia="zh-CN"/>
            </w:rPr>
            <w:t>(Mossberger)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50D5A312" w14:textId="29F4806A" w:rsidR="00DE7DFA" w:rsidRPr="002B34F7" w:rsidRDefault="003E3F56" w:rsidP="00655981">
      <w:pPr>
        <w:rPr>
          <w:lang w:val="en-US"/>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3547C902" w14:textId="57E5F683" w:rsidR="005449F3" w:rsidRDefault="00550D25" w:rsidP="00550D25">
      <w:pPr>
        <w:ind w:firstLine="0"/>
        <w:rPr>
          <w:lang w:eastAsia="zh-CN"/>
        </w:rPr>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EndPr/>
        <w:sdtContent>
          <w:r>
            <w:rPr>
              <w:lang w:eastAsia="zh-CN"/>
            </w:rPr>
            <w:fldChar w:fldCharType="begin"/>
          </w:r>
          <w:r>
            <w:rPr>
              <w:lang w:val="en-US" w:eastAsia="zh-CN"/>
            </w:rPr>
            <w:instrText xml:space="preserve"> CITATION Red14 \l 1033 </w:instrText>
          </w:r>
          <w:r>
            <w:rPr>
              <w:lang w:eastAsia="zh-CN"/>
            </w:rPr>
            <w:fldChar w:fldCharType="separate"/>
          </w:r>
          <w:r w:rsidR="00C77DFA">
            <w:rPr>
              <w:noProof/>
              <w:lang w:val="en-US" w:eastAsia="zh-CN"/>
            </w:rPr>
            <w:t xml:space="preserve"> </w:t>
          </w:r>
          <w:r w:rsidR="00C77DFA">
            <w:rPr>
              <w:noProof/>
              <w:lang w:val="en-US" w:eastAsia="zh-CN"/>
            </w:rPr>
            <w:t>(Redbrick Communications)</w:t>
          </w:r>
          <w:r>
            <w:rPr>
              <w:lang w:eastAsia="zh-CN"/>
            </w:rPr>
            <w:fldChar w:fldCharType="end"/>
          </w:r>
        </w:sdtContent>
      </w:sdt>
    </w:p>
    <w:p w14:paraId="66ABB3B9" w14:textId="77777777" w:rsidR="00470245" w:rsidRDefault="00DE7DFA" w:rsidP="00DE7DFA">
      <w:pPr>
        <w:ind w:firstLine="0"/>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470245">
        <w:rPr>
          <w:lang w:val="en-US" w:eastAsia="zh-CN"/>
        </w:rPr>
        <w:t xml:space="preserve">Tweeter, </w:t>
      </w:r>
      <w:r w:rsidR="00470245">
        <w:rPr>
          <w:lang w:eastAsia="zh-CN"/>
        </w:rPr>
        <w:t xml:space="preserve">където аудиторията е по-голяма. 87% от общините използват </w:t>
      </w:r>
      <w:r w:rsidR="00470245">
        <w:rPr>
          <w:lang w:val="en-US" w:eastAsia="zh-CN"/>
        </w:rPr>
        <w:t>Facebook</w:t>
      </w:r>
      <w:r w:rsidR="00470245">
        <w:rPr>
          <w:lang w:eastAsia="zh-CN"/>
        </w:rPr>
        <w:t xml:space="preserve"> и 76% </w:t>
      </w:r>
      <w:r w:rsidR="00470245">
        <w:rPr>
          <w:lang w:val="en-US" w:eastAsia="zh-CN"/>
        </w:rPr>
        <w:t>Tweeter.</w:t>
      </w:r>
    </w:p>
    <w:p w14:paraId="03603B44" w14:textId="77777777" w:rsidR="00550D25" w:rsidRDefault="00470245" w:rsidP="00DE7DFA">
      <w:pPr>
        <w:ind w:firstLine="0"/>
        <w:rPr>
          <w:lang w:eastAsia="zh-CN"/>
        </w:rPr>
      </w:pPr>
      <w:r>
        <w:rPr>
          <w:noProof/>
          <w:lang w:val="en-US"/>
        </w:rP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34B2B5A7" w14:textId="77777777" w:rsidR="005A734A" w:rsidRDefault="00DE7DFA" w:rsidP="00DE7DFA">
      <w:pPr>
        <w:ind w:firstLine="0"/>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DE7DFA">
      <w:pPr>
        <w:ind w:firstLine="0"/>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DE7DFA">
      <w:pPr>
        <w:ind w:firstLine="0"/>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DE7DFA">
      <w:pPr>
        <w:ind w:firstLine="0"/>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70508566" w:rsidR="00D26ADB" w:rsidRDefault="005A734A" w:rsidP="00DE7DFA">
      <w:pPr>
        <w:ind w:firstLine="0"/>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del w:id="40" w:author="mine" w:date="2016-10-01T15:20:00Z">
        <w:r w:rsidR="00D26ADB">
          <w:rPr>
            <w:lang w:eastAsia="zh-CN"/>
          </w:rPr>
          <w:delText>медиа</w:delText>
        </w:r>
      </w:del>
      <w:ins w:id="41" w:author="mine" w:date="2016-10-01T15:20:00Z">
        <w:r w:rsidR="00BA2755">
          <w:rPr>
            <w:lang w:eastAsia="zh-CN"/>
          </w:rPr>
          <w:t>медия</w:t>
        </w:r>
      </w:ins>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от основните потребителски акаунти създадени от общините. Информацията </w:t>
      </w:r>
      <w:r w:rsidR="00D26ADB">
        <w:rPr>
          <w:lang w:eastAsia="zh-CN"/>
        </w:rPr>
        <w:lastRenderedPageBreak/>
        <w:t>за населението на общините е използвана от статистическия център на Канада.</w:t>
      </w:r>
    </w:p>
    <w:p w14:paraId="5F7FBCE4" w14:textId="1A4ED75F" w:rsidR="005A734A" w:rsidRDefault="00D17EEE" w:rsidP="00DE7DFA">
      <w:pPr>
        <w:ind w:firstLine="0"/>
        <w:rPr>
          <w:lang w:eastAsia="zh-CN"/>
        </w:rPr>
      </w:pPr>
      <w:r>
        <w:rPr>
          <w:lang w:eastAsia="zh-CN"/>
        </w:rPr>
        <w:t>Друга статия</w:t>
      </w:r>
      <w:sdt>
        <w:sdtPr>
          <w:rPr>
            <w:lang w:eastAsia="zh-CN"/>
          </w:rPr>
          <w:id w:val="-656530822"/>
          <w:citation/>
        </w:sdtPr>
        <w:sdtEndPr/>
        <w:sdtContent>
          <w:r>
            <w:rPr>
              <w:lang w:eastAsia="zh-CN"/>
            </w:rPr>
            <w:fldChar w:fldCharType="begin"/>
          </w:r>
          <w:r>
            <w:rPr>
              <w:lang w:val="en-US" w:eastAsia="zh-CN"/>
            </w:rPr>
            <w:instrText xml:space="preserve"> CITATION Deb12 \l 1033 </w:instrText>
          </w:r>
          <w:r>
            <w:rPr>
              <w:lang w:eastAsia="zh-CN"/>
            </w:rPr>
            <w:fldChar w:fldCharType="separate"/>
          </w:r>
          <w:r w:rsidR="00C77DFA">
            <w:rPr>
              <w:noProof/>
              <w:lang w:val="en-US" w:eastAsia="zh-CN"/>
            </w:rPr>
            <w:t xml:space="preserve"> </w:t>
          </w:r>
          <w:r w:rsidR="00C77DFA">
            <w:rPr>
              <w:noProof/>
              <w:lang w:val="en-US" w:eastAsia="zh-CN"/>
            </w:rPr>
            <w:t>(Agostino)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DE7DFA">
      <w:pPr>
        <w:ind w:firstLine="0"/>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DE7DFA">
      <w:pPr>
        <w:ind w:firstLine="0"/>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DE7DFA">
      <w:pPr>
        <w:ind w:firstLine="0"/>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DE7DFA">
      <w:pPr>
        <w:ind w:firstLine="0"/>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EndPr/>
        <w:sdtContent>
          <w:r>
            <w:rPr>
              <w:lang w:eastAsia="zh-CN"/>
            </w:rPr>
            <w:fldChar w:fldCharType="begin"/>
          </w:r>
          <w:r>
            <w:rPr>
              <w:lang w:eastAsia="zh-CN"/>
            </w:rPr>
            <w:instrText xml:space="preserve">CITATION МЕС \l 1026 </w:instrText>
          </w:r>
          <w:r>
            <w:rPr>
              <w:lang w:eastAsia="zh-CN"/>
            </w:rPr>
            <w:fldChar w:fldCharType="separate"/>
          </w:r>
          <w:r w:rsidR="00C77DFA">
            <w:rPr>
              <w:noProof/>
              <w:lang w:eastAsia="zh-CN"/>
            </w:rPr>
            <w:t xml:space="preserve"> </w:t>
          </w:r>
          <w:r w:rsidR="00C77DFA">
            <w:rPr>
              <w:noProof/>
              <w:lang w:eastAsia="zh-CN"/>
            </w:rPr>
            <w:t>(Шаповалова)</w:t>
          </w:r>
          <w:r>
            <w:rPr>
              <w:lang w:eastAsia="zh-CN"/>
            </w:rPr>
            <w:fldChar w:fldCharType="end"/>
          </w:r>
        </w:sdtContent>
      </w:sdt>
    </w:p>
    <w:p w14:paraId="4D3347DB" w14:textId="759BE86D" w:rsidR="00990685" w:rsidRDefault="00990685" w:rsidP="00937341">
      <w:pPr>
        <w:ind w:firstLine="0"/>
        <w:rPr>
          <w:lang w:eastAsia="zh-CN"/>
        </w:rPr>
      </w:pPr>
      <w:r>
        <w:rPr>
          <w:lang w:eastAsia="zh-CN"/>
        </w:rPr>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w:t>
      </w:r>
      <w:r w:rsidR="00937341">
        <w:rPr>
          <w:lang w:eastAsia="zh-CN"/>
        </w:rPr>
        <w:lastRenderedPageBreak/>
        <w:t>–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937341">
      <w:pPr>
        <w:ind w:firstLine="0"/>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End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C77DFA">
            <w:rPr>
              <w:noProof/>
              <w:lang w:eastAsia="zh-CN"/>
            </w:rPr>
            <w:t xml:space="preserve"> </w:t>
          </w:r>
          <w:r w:rsidR="00C77DFA">
            <w:rPr>
              <w:noProof/>
              <w:lang w:eastAsia="zh-CN"/>
            </w:rPr>
            <w:t>(Спасов)</w:t>
          </w:r>
          <w:r w:rsidR="00616BA2">
            <w:rPr>
              <w:lang w:eastAsia="zh-CN"/>
            </w:rPr>
            <w:fldChar w:fldCharType="end"/>
          </w:r>
        </w:sdtContent>
      </w:sdt>
    </w:p>
    <w:p w14:paraId="2CC782D3" w14:textId="7485414E" w:rsidR="00616BA2" w:rsidRDefault="00616BA2" w:rsidP="00937341">
      <w:pPr>
        <w:ind w:firstLine="0"/>
        <w:rPr>
          <w:lang w:eastAsia="zh-CN"/>
        </w:rPr>
      </w:pPr>
      <w:r>
        <w:rPr>
          <w:lang w:eastAsia="zh-CN"/>
        </w:rPr>
        <w:t xml:space="preserve">Остановено е, че едва 36% от общините имат някакво присъствие във </w:t>
      </w:r>
      <w:r>
        <w:rPr>
          <w:lang w:val="en-US" w:eastAsia="zh-CN"/>
        </w:rPr>
        <w:t xml:space="preserve">Facebook </w:t>
      </w:r>
      <w:r>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616BA2">
      <w:pPr>
        <w:ind w:firstLine="0"/>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616BA2">
      <w:pPr>
        <w:ind w:firstLine="0"/>
        <w:rPr>
          <w:lang w:eastAsia="zh-CN"/>
        </w:rPr>
      </w:pPr>
      <w:r w:rsidRPr="00616BA2">
        <w:rPr>
          <w:lang w:eastAsia="zh-CN"/>
        </w:rPr>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616BA2">
      <w:pPr>
        <w:ind w:firstLine="0"/>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w:t>
      </w:r>
      <w:r w:rsidRPr="00616BA2">
        <w:rPr>
          <w:lang w:eastAsia="zh-CN"/>
        </w:rPr>
        <w:lastRenderedPageBreak/>
        <w:t xml:space="preserve">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F52F63">
      <w:pPr>
        <w:ind w:firstLine="0"/>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F52F63">
      <w:pPr>
        <w:ind w:firstLine="0"/>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F52F63">
      <w:pPr>
        <w:ind w:firstLine="0"/>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F52F63">
      <w:pPr>
        <w:ind w:firstLine="0"/>
        <w:rPr>
          <w:lang w:eastAsia="zh-CN"/>
        </w:rPr>
      </w:pPr>
      <w:r w:rsidRPr="00F52F63">
        <w:rPr>
          <w:lang w:eastAsia="zh-CN"/>
        </w:rPr>
        <w:t xml:space="preserve">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w:t>
      </w:r>
      <w:r w:rsidRPr="00F52F63">
        <w:rPr>
          <w:lang w:eastAsia="zh-CN"/>
        </w:rPr>
        <w:lastRenderedPageBreak/>
        <w:t>препратка към официалния сайт на общината, както и въведен телефонен номер или имейл на общината.</w:t>
      </w:r>
    </w:p>
    <w:p w14:paraId="1E3D504D" w14:textId="77777777" w:rsidR="00F52F63" w:rsidRPr="00F52F63" w:rsidRDefault="00F52F63" w:rsidP="00F52F63">
      <w:pPr>
        <w:ind w:firstLine="0"/>
        <w:rPr>
          <w:lang w:eastAsia="zh-CN"/>
        </w:rPr>
      </w:pPr>
      <w:r w:rsidRPr="00F52F63">
        <w:rPr>
          <w:lang w:eastAsia="zh-CN"/>
        </w:rPr>
        <w:t>Затова и Фигура 4 разделя Facebook страниците в три категории според наличието  на връзки от и към сайта, както и на друга информация за свързване.</w:t>
      </w:r>
    </w:p>
    <w:p w14:paraId="45A93C07" w14:textId="77777777" w:rsidR="00F52F63" w:rsidRPr="00F52F63" w:rsidRDefault="00F52F63" w:rsidP="00F52F63">
      <w:pPr>
        <w:spacing w:after="200" w:line="276" w:lineRule="auto"/>
        <w:ind w:firstLine="708"/>
        <w:jc w:val="center"/>
        <w:rPr>
          <w:del w:id="42" w:author="murfffi" w:date="2016-10-01T15:20:00Z"/>
          <w:rFonts w:ascii="Cambria" w:eastAsia="Calibri" w:hAnsi="Cambria" w:cs="Times New Roman"/>
          <w:noProof/>
          <w:sz w:val="22"/>
          <w:szCs w:val="22"/>
          <w:lang w:eastAsia="bg-BG"/>
        </w:rPr>
      </w:pPr>
      <w:del w:id="43" w:author="murfffi" w:date="2016-10-01T15:20:00Z">
        <w:r w:rsidRPr="00F52F63">
          <w:rPr>
            <w:rFonts w:ascii="Cambria" w:eastAsia="Calibri" w:hAnsi="Cambria" w:cs="Times New Roman"/>
            <w:noProof/>
            <w:sz w:val="22"/>
            <w:szCs w:val="22"/>
            <w:lang w:val="en-US"/>
          </w:rPr>
          <w:drawing>
            <wp:inline distT="0" distB="0" distL="0" distR="0" wp14:anchorId="1D0741C9" wp14:editId="3A736B4D">
              <wp:extent cx="4595495" cy="2814320"/>
              <wp:effectExtent l="0" t="0" r="14605" b="5080"/>
              <wp:docPr id="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del>
    </w:p>
    <w:p w14:paraId="313E5BC3" w14:textId="77777777" w:rsidR="00F52F63" w:rsidRPr="00F52F63" w:rsidRDefault="00F52F63" w:rsidP="00F52F63">
      <w:pPr>
        <w:spacing w:after="200" w:line="276" w:lineRule="auto"/>
        <w:ind w:firstLine="708"/>
        <w:jc w:val="center"/>
        <w:rPr>
          <w:ins w:id="44" w:author="murfffi" w:date="2016-10-01T15:20:00Z"/>
          <w:rFonts w:ascii="Cambria" w:eastAsia="Calibri" w:hAnsi="Cambria" w:cs="Times New Roman"/>
          <w:noProof/>
          <w:sz w:val="22"/>
          <w:szCs w:val="22"/>
          <w:lang w:eastAsia="bg-BG"/>
        </w:rPr>
      </w:pPr>
      <w:ins w:id="45" w:author="murfffi" w:date="2016-10-01T15:20:00Z">
        <w:r w:rsidRPr="00F52F63">
          <w:rPr>
            <w:rFonts w:ascii="Cambria" w:eastAsia="Calibri" w:hAnsi="Cambria" w:cs="Times New Roman"/>
            <w:noProof/>
            <w:sz w:val="22"/>
            <w:szCs w:val="22"/>
            <w:lang w:val="en-US"/>
          </w:rPr>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ins>
    </w:p>
    <w:p w14:paraId="40530DC0" w14:textId="77777777" w:rsidR="00F52F63" w:rsidRPr="00F52F63" w:rsidRDefault="00F52F63" w:rsidP="00F52F63">
      <w:pPr>
        <w:spacing w:after="200" w:line="276" w:lineRule="auto"/>
        <w:ind w:firstLine="708"/>
        <w:jc w:val="center"/>
        <w:rPr>
          <w:rFonts w:ascii="Cambria" w:eastAsia="Calibri" w:hAnsi="Cambria" w:cs="Times New Roman"/>
          <w:noProof/>
          <w:sz w:val="20"/>
          <w:szCs w:val="20"/>
          <w:lang w:eastAsia="bg-BG"/>
        </w:rPr>
      </w:pPr>
      <w:r w:rsidRPr="00F52F63">
        <w:rPr>
          <w:rFonts w:ascii="Cambria" w:eastAsia="Calibri" w:hAnsi="Cambria" w:cs="Times New Roman"/>
          <w:b/>
          <w:bCs/>
          <w:sz w:val="20"/>
          <w:szCs w:val="20"/>
        </w:rPr>
        <w:t>Фигура 4</w:t>
      </w:r>
      <w:r w:rsidRPr="00F52F63">
        <w:rPr>
          <w:rFonts w:ascii="Cambria" w:eastAsia="Calibri" w:hAnsi="Cambria" w:cs="Times New Roman"/>
          <w:noProof/>
          <w:sz w:val="20"/>
          <w:szCs w:val="20"/>
          <w:lang w:eastAsia="bg-BG"/>
        </w:rPr>
        <w:t xml:space="preserve"> показва, че по-малко от половината </w:t>
      </w:r>
      <w:r w:rsidRPr="00F52F63">
        <w:rPr>
          <w:rFonts w:ascii="Cambria" w:eastAsia="Calibri" w:hAnsi="Cambria" w:cs="Times New Roman"/>
          <w:noProof/>
          <w:sz w:val="20"/>
          <w:szCs w:val="20"/>
          <w:lang w:val="en-US" w:eastAsia="bg-BG"/>
        </w:rPr>
        <w:t>Facebook</w:t>
      </w:r>
      <w:r w:rsidRPr="00F52F63">
        <w:rPr>
          <w:rFonts w:ascii="Cambria" w:eastAsia="Calibri" w:hAnsi="Cambria" w:cs="Times New Roman"/>
          <w:noProof/>
          <w:sz w:val="20"/>
          <w:szCs w:val="20"/>
          <w:lang w:eastAsia="bg-BG"/>
        </w:rPr>
        <w:t xml:space="preserve"> страници са назовани в сайта на общината, но пък голяма част от страниците имат информация са свързване, която да потвърждава тяхната официалност .</w:t>
      </w:r>
    </w:p>
    <w:p w14:paraId="4D434448"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Първата категория обхваща страниците, посочени на сайта на общината (40% от всички страници). Дали тези страници  имат и друга, </w:t>
      </w:r>
      <w:r w:rsidRPr="00F52F63">
        <w:rPr>
          <w:rFonts w:eastAsia="Calibri"/>
        </w:rPr>
        <w:lastRenderedPageBreak/>
        <w:t xml:space="preserve">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F52F63">
      <w:pPr>
        <w:spacing w:after="200" w:line="276" w:lineRule="auto"/>
        <w:ind w:firstLine="708"/>
        <w:jc w:val="left"/>
        <w:rPr>
          <w:rFonts w:eastAsia="Calibri"/>
        </w:rPr>
      </w:pPr>
      <w:r w:rsidRPr="00F52F63">
        <w:rPr>
          <w:rFonts w:eastAsia="Calibri"/>
        </w:rPr>
        <w:t>Втората категория страници имат въведена във F</w:t>
      </w:r>
      <w:r w:rsidRPr="00F52F63">
        <w:rPr>
          <w:rFonts w:eastAsia="Calibri"/>
          <w:lang w:val="en-US"/>
        </w:rPr>
        <w:t>acebook</w:t>
      </w:r>
      <w:r w:rsidRPr="00F52F63">
        <w:rPr>
          <w:rFonts w:eastAsia="Calibri"/>
        </w:rPr>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r w:rsidRPr="00F52F63">
        <w:rPr>
          <w:rFonts w:eastAsia="Calibri"/>
          <w:lang w:val="en-US"/>
        </w:rPr>
        <w:t>acebook</w:t>
      </w:r>
      <w:r w:rsidRPr="00F52F63">
        <w:rPr>
          <w:rFonts w:eastAsia="Calibri"/>
        </w:rPr>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rFonts w:eastAsia="Calibri"/>
          <w:lang w:val="en-US"/>
        </w:rPr>
        <w:t>Facebook</w:t>
      </w:r>
      <w:r w:rsidRPr="00F52F63">
        <w:rPr>
          <w:rFonts w:eastAsia="Calibri"/>
        </w:rPr>
        <w:t xml:space="preserve">.   </w:t>
      </w:r>
    </w:p>
    <w:p w14:paraId="4F1065FA" w14:textId="77777777" w:rsidR="00F52F63" w:rsidRPr="00F52F63" w:rsidRDefault="00F52F63" w:rsidP="00F52F63">
      <w:pPr>
        <w:spacing w:after="200" w:line="276" w:lineRule="auto"/>
        <w:ind w:firstLine="0"/>
        <w:jc w:val="left"/>
        <w:rPr>
          <w:rFonts w:eastAsia="Calibri"/>
        </w:rPr>
      </w:pPr>
      <w:r w:rsidRPr="00F52F63">
        <w:rPr>
          <w:rFonts w:eastAsia="Calibri"/>
        </w:rPr>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Най-важно е наличието на </w:t>
      </w:r>
      <w:r w:rsidRPr="00F52F63">
        <w:rPr>
          <w:rFonts w:eastAsia="Calibri"/>
          <w:b/>
          <w:bCs/>
        </w:rPr>
        <w:t>раздел „Относно“</w:t>
      </w:r>
      <w:r w:rsidRPr="00F52F63">
        <w:rPr>
          <w:rFonts w:eastAsia="Calibri"/>
        </w:rPr>
        <w:t xml:space="preserve">, който огромна част от страниците  са добавили, както илюстрира </w:t>
      </w:r>
      <w:r w:rsidRPr="00F52F63">
        <w:rPr>
          <w:rFonts w:eastAsia="Calibri"/>
          <w:b/>
          <w:bCs/>
        </w:rPr>
        <w:t>Фигура 5</w:t>
      </w:r>
      <w:r w:rsidRPr="00F52F63">
        <w:rPr>
          <w:rFonts w:eastAsia="Calibri"/>
        </w:rPr>
        <w:t xml:space="preserve"> . Добавянето му е от значение не само за бързото и лесно информиране на F</w:t>
      </w:r>
      <w:r w:rsidRPr="00F52F63">
        <w:rPr>
          <w:rFonts w:eastAsia="Calibri"/>
          <w:lang w:val="en-US"/>
        </w:rPr>
        <w:t>acebook</w:t>
      </w:r>
      <w:r w:rsidRPr="00F52F63">
        <w:rPr>
          <w:rFonts w:eastAsia="Calibri"/>
        </w:rPr>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rFonts w:eastAsia="Calibri"/>
          <w:lang w:val="en-US"/>
        </w:rPr>
        <w:t>e</w:t>
      </w:r>
      <w:r w:rsidRPr="00F52F63">
        <w:rPr>
          <w:rFonts w:eastAsia="Calibri"/>
        </w:rPr>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5067EC11" w14:textId="77777777" w:rsidR="00F52F63" w:rsidRPr="00F52F63" w:rsidRDefault="00F52F63" w:rsidP="00F52F63">
      <w:pPr>
        <w:spacing w:after="200" w:line="276" w:lineRule="auto"/>
        <w:ind w:firstLine="708"/>
        <w:jc w:val="left"/>
        <w:rPr>
          <w:del w:id="46" w:author="murfffi" w:date="2016-10-01T15:20:00Z"/>
          <w:rFonts w:ascii="Cambria" w:eastAsia="Calibri" w:hAnsi="Cambria" w:cs="Times New Roman"/>
          <w:sz w:val="22"/>
          <w:szCs w:val="22"/>
        </w:rPr>
      </w:pPr>
      <w:del w:id="47" w:author="murfffi" w:date="2016-10-01T15:20:00Z">
        <w:r w:rsidRPr="00F52F63">
          <w:rPr>
            <w:rFonts w:ascii="Cambria" w:eastAsia="Calibri" w:hAnsi="Cambria" w:cs="Times New Roman"/>
            <w:noProof/>
            <w:sz w:val="22"/>
            <w:szCs w:val="22"/>
            <w:lang w:val="en-US"/>
          </w:rPr>
          <w:lastRenderedPageBreak/>
          <w:drawing>
            <wp:inline distT="0" distB="0" distL="0" distR="0" wp14:anchorId="78E8340C" wp14:editId="7F21B0B5">
              <wp:extent cx="4227830" cy="2363470"/>
              <wp:effectExtent l="0" t="0" r="1270" b="1778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del>
    </w:p>
    <w:p w14:paraId="7EDCF521" w14:textId="77777777" w:rsidR="00F52F63" w:rsidRPr="00F52F63" w:rsidRDefault="00F52F63" w:rsidP="00F52F63">
      <w:pPr>
        <w:spacing w:after="200" w:line="276" w:lineRule="auto"/>
        <w:ind w:firstLine="708"/>
        <w:jc w:val="left"/>
        <w:rPr>
          <w:ins w:id="48" w:author="murfffi" w:date="2016-10-01T15:20:00Z"/>
          <w:rFonts w:ascii="Cambria" w:eastAsia="Calibri" w:hAnsi="Cambria" w:cs="Times New Roman"/>
          <w:sz w:val="22"/>
          <w:szCs w:val="22"/>
        </w:rPr>
      </w:pPr>
      <w:ins w:id="49" w:author="murfffi" w:date="2016-10-01T15:20:00Z">
        <w:r w:rsidRPr="00F52F63">
          <w:rPr>
            <w:rFonts w:ascii="Cambria" w:eastAsia="Calibri" w:hAnsi="Cambria" w:cs="Times New Roman"/>
            <w:noProof/>
            <w:sz w:val="22"/>
            <w:szCs w:val="22"/>
            <w:lang w:val="en-US"/>
          </w:rPr>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ins>
    </w:p>
    <w:p w14:paraId="7DB4FCA1" w14:textId="77777777" w:rsidR="00F52F63" w:rsidRPr="00F52F63" w:rsidRDefault="00F52F63" w:rsidP="00F52F63">
      <w:pPr>
        <w:spacing w:after="200" w:line="276" w:lineRule="auto"/>
        <w:ind w:firstLine="708"/>
        <w:jc w:val="center"/>
        <w:rPr>
          <w:rFonts w:ascii="Cambria" w:eastAsia="Calibri" w:hAnsi="Cambria" w:cs="Times New Roman"/>
          <w:sz w:val="20"/>
          <w:szCs w:val="22"/>
        </w:rPr>
      </w:pPr>
      <w:r w:rsidRPr="00F52F63">
        <w:rPr>
          <w:rFonts w:ascii="Cambria" w:eastAsia="Calibri" w:hAnsi="Cambria" w:cs="Times New Roman"/>
          <w:b/>
          <w:bCs/>
          <w:sz w:val="20"/>
          <w:szCs w:val="22"/>
        </w:rPr>
        <w:t>Фигура 5</w:t>
      </w:r>
      <w:r w:rsidRPr="00F52F63">
        <w:rPr>
          <w:rFonts w:ascii="Cambria" w:eastAsia="Calibri" w:hAnsi="Cambria" w:cs="Times New Roman"/>
          <w:sz w:val="20"/>
          <w:szCs w:val="22"/>
        </w:rPr>
        <w:t xml:space="preserve"> 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39752A2A"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p>
    <w:p w14:paraId="1F238F11" w14:textId="77777777" w:rsidR="007F3367" w:rsidRDefault="007F3367" w:rsidP="007F3367">
      <w:pPr>
        <w:spacing w:after="200" w:line="276" w:lineRule="auto"/>
        <w:ind w:firstLine="708"/>
        <w:jc w:val="left"/>
        <w:rPr>
          <w:del w:id="50" w:author="murfffi" w:date="2016-10-01T15:20:00Z"/>
          <w:lang w:eastAsia="zh-CN"/>
        </w:rPr>
      </w:pPr>
      <w:del w:id="51" w:author="murfffi" w:date="2016-10-01T15:20:00Z">
        <w:r>
          <w:rPr>
            <w:noProof/>
            <w:lang w:val="en-US"/>
          </w:rPr>
          <w:lastRenderedPageBreak/>
          <w:drawing>
            <wp:inline distT="0" distB="0" distL="0" distR="0" wp14:anchorId="4A8515CD" wp14:editId="6EA231A9">
              <wp:extent cx="4610100" cy="2390775"/>
              <wp:effectExtent l="0" t="0" r="0"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del>
    </w:p>
    <w:p w14:paraId="5EDF5004" w14:textId="09F72595" w:rsidR="007F3367" w:rsidRDefault="007F3367" w:rsidP="007F3367">
      <w:pPr>
        <w:spacing w:after="200" w:line="276" w:lineRule="auto"/>
        <w:ind w:firstLine="708"/>
        <w:jc w:val="left"/>
        <w:rPr>
          <w:ins w:id="52" w:author="murfffi" w:date="2016-10-01T15:20:00Z"/>
          <w:lang w:eastAsia="zh-CN"/>
        </w:rPr>
      </w:pPr>
      <w:ins w:id="53" w:author="murfffi" w:date="2016-10-01T15:20:00Z">
        <w:r>
          <w:rPr>
            <w:noProof/>
            <w:lang w:val="en-US"/>
          </w:rP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ins>
    </w:p>
    <w:p w14:paraId="6C712DF5" w14:textId="6B2935C8" w:rsidR="007F3367" w:rsidRDefault="007F3367" w:rsidP="007F3367">
      <w:pPr>
        <w:spacing w:after="200" w:line="276" w:lineRule="auto"/>
        <w:ind w:firstLine="708"/>
        <w:jc w:val="left"/>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F3367">
      <w:pPr>
        <w:spacing w:after="200" w:line="276" w:lineRule="auto"/>
        <w:ind w:firstLine="708"/>
        <w:jc w:val="left"/>
        <w:rPr>
          <w:lang w:eastAsia="zh-CN"/>
        </w:rPr>
      </w:pPr>
      <w:r>
        <w:rPr>
          <w:lang w:eastAsia="zh-CN"/>
        </w:rPr>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EndPr/>
        <w:sdtContent>
          <w:r>
            <w:rPr>
              <w:lang w:eastAsia="zh-CN"/>
            </w:rPr>
            <w:fldChar w:fldCharType="begin"/>
          </w:r>
          <w:r>
            <w:rPr>
              <w:lang w:val="en-US" w:eastAsia="zh-CN"/>
            </w:rPr>
            <w:instrText xml:space="preserve"> CITATION Mic16 \l 1033 </w:instrText>
          </w:r>
          <w:r>
            <w:rPr>
              <w:lang w:eastAsia="zh-CN"/>
            </w:rPr>
            <w:fldChar w:fldCharType="separate"/>
          </w:r>
          <w:r w:rsidR="00C77DFA">
            <w:rPr>
              <w:noProof/>
              <w:lang w:val="en-US" w:eastAsia="zh-CN"/>
            </w:rPr>
            <w:t xml:space="preserve"> </w:t>
          </w:r>
          <w:r w:rsidR="00C77DFA">
            <w:rPr>
              <w:noProof/>
              <w:lang w:val="en-US" w:eastAsia="zh-CN"/>
            </w:rPr>
            <w:t>(Brenner)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F3367">
      <w:pPr>
        <w:spacing w:after="200" w:line="276" w:lineRule="auto"/>
        <w:ind w:firstLine="708"/>
        <w:jc w:val="left"/>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54" w:name="_Toc462741396"/>
      <w:r>
        <w:lastRenderedPageBreak/>
        <w:t>Избор на критерии за сравнение и сравнителен анализ на решения и методи</w:t>
      </w:r>
      <w:bookmarkEnd w:id="54"/>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5C1A9E01"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w:t>
      </w:r>
      <w:del w:id="55" w:author="mine" w:date="2016-10-01T15:20:00Z">
        <w:r>
          <w:rPr>
            <w:lang w:eastAsia="zh-CN"/>
          </w:rPr>
          <w:delText>информацията предоставена от тях</w:delText>
        </w:r>
      </w:del>
      <w:ins w:id="56" w:author="mine" w:date="2016-10-01T15:20:00Z">
        <w:r w:rsidR="00BA2755">
          <w:rPr>
            <w:lang w:eastAsia="zh-CN"/>
          </w:rPr>
          <w:t>тези изследвания</w:t>
        </w:r>
      </w:ins>
      <w:r w:rsidR="00BA2755">
        <w:rPr>
          <w:lang w:eastAsia="zh-CN"/>
        </w:rPr>
        <w:t xml:space="preserve"> </w:t>
      </w:r>
      <w:r>
        <w:rPr>
          <w:lang w:eastAsia="zh-CN"/>
        </w:rPr>
        <w:t>събрахме следната информация, представена в таблицата</w:t>
      </w:r>
    </w:p>
    <w:tbl>
      <w:tblPr>
        <w:tblStyle w:val="GridTable7Colorful-Accent1"/>
        <w:tblW w:w="9090" w:type="dxa"/>
        <w:tblInd w:w="5" w:type="dxa"/>
        <w:tblLayout w:type="fixed"/>
        <w:tblLook w:val="04A0" w:firstRow="1" w:lastRow="0" w:firstColumn="1" w:lastColumn="0" w:noHBand="0" w:noVBand="1"/>
      </w:tblPr>
      <w:tblGrid>
        <w:gridCol w:w="1350"/>
        <w:gridCol w:w="1710"/>
        <w:gridCol w:w="1890"/>
        <w:gridCol w:w="2070"/>
        <w:gridCol w:w="2070"/>
      </w:tblGrid>
      <w:tr w:rsidR="00D51C4E" w14:paraId="54A27C7F" w14:textId="77777777" w:rsidTr="006351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3DE89594" w14:textId="102C08DA" w:rsidR="00223838" w:rsidRDefault="00D51C4E" w:rsidP="00D51C4E">
            <w:pPr>
              <w:ind w:firstLine="0"/>
              <w:rPr>
                <w:lang w:eastAsia="zh-CN"/>
              </w:rPr>
            </w:pPr>
            <w:r>
              <w:rPr>
                <w:lang w:eastAsia="zh-CN"/>
              </w:rPr>
              <w:t>Страна/ Регион</w:t>
            </w:r>
          </w:p>
        </w:tc>
        <w:tc>
          <w:tcPr>
            <w:tcW w:w="1710" w:type="dxa"/>
          </w:tcPr>
          <w:p w14:paraId="1EBF20BD" w14:textId="43F3895F"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хора участвали в събирането на данните</w:t>
            </w:r>
          </w:p>
        </w:tc>
        <w:tc>
          <w:tcPr>
            <w:tcW w:w="1890" w:type="dxa"/>
          </w:tcPr>
          <w:p w14:paraId="2557C190" w14:textId="70E9D80D"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общини участващи в изследването</w:t>
            </w:r>
          </w:p>
        </w:tc>
        <w:tc>
          <w:tcPr>
            <w:tcW w:w="2070" w:type="dxa"/>
          </w:tcPr>
          <w:p w14:paraId="32A96F0E" w14:textId="5612630E"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Начин на събиране на информацията</w:t>
            </w:r>
          </w:p>
        </w:tc>
        <w:tc>
          <w:tcPr>
            <w:tcW w:w="2070" w:type="dxa"/>
          </w:tcPr>
          <w:p w14:paraId="29163957" w14:textId="2D5DEB3A" w:rsidR="00223838" w:rsidRDefault="00704D65" w:rsidP="00704D65">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 xml:space="preserve">Брой </w:t>
            </w:r>
            <w:r w:rsidR="00635160">
              <w:rPr>
                <w:lang w:eastAsia="zh-CN"/>
              </w:rPr>
              <w:t>и</w:t>
            </w:r>
            <w:r w:rsidR="00D51C4E">
              <w:rPr>
                <w:lang w:eastAsia="zh-CN"/>
              </w:rPr>
              <w:t>зследвани области на представянето</w:t>
            </w:r>
          </w:p>
        </w:tc>
      </w:tr>
      <w:tr w:rsidR="00D51C4E" w14:paraId="028FBC4C" w14:textId="77777777" w:rsidTr="0063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9D5E067" w14:textId="7621E698" w:rsidR="00D51C4E" w:rsidRDefault="00D51C4E" w:rsidP="00606A3D">
            <w:pPr>
              <w:ind w:firstLine="0"/>
              <w:rPr>
                <w:lang w:eastAsia="zh-CN"/>
              </w:rPr>
            </w:pPr>
            <w:r>
              <w:rPr>
                <w:lang w:eastAsia="zh-CN"/>
              </w:rPr>
              <w:t>Западна Европа</w:t>
            </w:r>
          </w:p>
        </w:tc>
        <w:tc>
          <w:tcPr>
            <w:tcW w:w="171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890"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2070"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ins w:id="57" w:author="mine" w:date="2016-10-01T15:20:00Z"/>
                <w:lang w:eastAsia="zh-CN"/>
              </w:rPr>
            </w:pPr>
            <w:r>
              <w:rPr>
                <w:lang w:eastAsia="zh-CN"/>
              </w:rPr>
              <w:t>3</w:t>
            </w:r>
            <w:ins w:id="58" w:author="mine" w:date="2016-10-01T15:20:00Z">
              <w:r w:rsidR="00BA2755">
                <w:rPr>
                  <w:lang w:eastAsia="zh-CN"/>
                </w:rPr>
                <w:t xml:space="preserve"> области</w:t>
              </w:r>
            </w:ins>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635160">
        <w:tc>
          <w:tcPr>
            <w:cnfStyle w:val="001000000000" w:firstRow="0" w:lastRow="0" w:firstColumn="1" w:lastColumn="0" w:oddVBand="0" w:evenVBand="0" w:oddHBand="0" w:evenHBand="0" w:firstRowFirstColumn="0" w:firstRowLastColumn="0" w:lastRowFirstColumn="0" w:lastRowLastColumn="0"/>
            <w:tcW w:w="1350" w:type="dxa"/>
          </w:tcPr>
          <w:p w14:paraId="30ADA93B" w14:textId="6C0BCC75" w:rsidR="00D51C4E" w:rsidRDefault="00D51C4E" w:rsidP="00606A3D">
            <w:pPr>
              <w:ind w:firstLine="0"/>
              <w:rPr>
                <w:lang w:eastAsia="zh-CN"/>
              </w:rPr>
            </w:pPr>
            <w:r>
              <w:rPr>
                <w:lang w:eastAsia="zh-CN"/>
              </w:rPr>
              <w:t>САЩ</w:t>
            </w:r>
          </w:p>
        </w:tc>
        <w:tc>
          <w:tcPr>
            <w:tcW w:w="171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890"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2070" w:type="dxa"/>
          </w:tcPr>
          <w:p w14:paraId="4110345A" w14:textId="7848E270"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Pr>
                <w:lang w:val="en-US" w:eastAsia="zh-CN"/>
              </w:rPr>
              <w:t xml:space="preserve">Tweeter </w:t>
            </w:r>
            <w:r>
              <w:rPr>
                <w:lang w:eastAsia="zh-CN"/>
              </w:rPr>
              <w:t>страници</w:t>
            </w:r>
          </w:p>
        </w:tc>
        <w:tc>
          <w:tcPr>
            <w:tcW w:w="2070"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ins w:id="59" w:author="mine" w:date="2016-10-01T15:20:00Z"/>
                <w:lang w:eastAsia="zh-CN"/>
              </w:rPr>
            </w:pPr>
            <w:r>
              <w:rPr>
                <w:lang w:eastAsia="zh-CN"/>
              </w:rPr>
              <w:t>1</w:t>
            </w:r>
            <w:ins w:id="60" w:author="mine" w:date="2016-10-01T15:20:00Z">
              <w:r w:rsidR="00BA2755">
                <w:rPr>
                  <w:lang w:eastAsia="zh-CN"/>
                </w:rPr>
                <w:t xml:space="preserve"> област</w:t>
              </w:r>
            </w:ins>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w:t>
            </w:r>
            <w:r>
              <w:rPr>
                <w:lang w:eastAsia="zh-CN"/>
              </w:rPr>
              <w:lastRenderedPageBreak/>
              <w:t xml:space="preserve">двете социални мрежи </w:t>
            </w:r>
          </w:p>
        </w:tc>
      </w:tr>
      <w:tr w:rsidR="00D51C4E" w14:paraId="418E91D7" w14:textId="77777777" w:rsidTr="0063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88EEF52" w14:textId="3ACA76E3" w:rsidR="00223838" w:rsidRDefault="00D51C4E" w:rsidP="00606A3D">
            <w:pPr>
              <w:ind w:firstLine="0"/>
              <w:rPr>
                <w:lang w:eastAsia="zh-CN"/>
              </w:rPr>
            </w:pPr>
            <w:r>
              <w:rPr>
                <w:lang w:eastAsia="zh-CN"/>
              </w:rPr>
              <w:lastRenderedPageBreak/>
              <w:t>Мексико</w:t>
            </w:r>
          </w:p>
        </w:tc>
        <w:tc>
          <w:tcPr>
            <w:tcW w:w="171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890"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070"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2070"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ins w:id="61" w:author="mine" w:date="2016-10-01T15:20:00Z"/>
                <w:lang w:eastAsia="zh-CN"/>
              </w:rPr>
            </w:pPr>
            <w:r>
              <w:rPr>
                <w:lang w:eastAsia="zh-CN"/>
              </w:rPr>
              <w:t>2</w:t>
            </w:r>
            <w:ins w:id="62" w:author="mine" w:date="2016-10-01T15:20:00Z">
              <w:r w:rsidR="00BA2755">
                <w:rPr>
                  <w:lang w:eastAsia="zh-CN"/>
                </w:rPr>
                <w:t xml:space="preserve"> области</w:t>
              </w:r>
            </w:ins>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635160">
        <w:tc>
          <w:tcPr>
            <w:cnfStyle w:val="001000000000" w:firstRow="0" w:lastRow="0" w:firstColumn="1" w:lastColumn="0" w:oddVBand="0" w:evenVBand="0" w:oddHBand="0" w:evenHBand="0" w:firstRowFirstColumn="0" w:firstRowLastColumn="0" w:lastRowFirstColumn="0" w:lastRowLastColumn="0"/>
            <w:tcW w:w="1350" w:type="dxa"/>
          </w:tcPr>
          <w:p w14:paraId="157DC850" w14:textId="19398FC4" w:rsidR="00223838" w:rsidRDefault="00D51C4E" w:rsidP="00606A3D">
            <w:pPr>
              <w:ind w:firstLine="0"/>
              <w:rPr>
                <w:lang w:eastAsia="zh-CN"/>
              </w:rPr>
            </w:pPr>
            <w:r>
              <w:rPr>
                <w:lang w:eastAsia="zh-CN"/>
              </w:rPr>
              <w:t>Онтарио (Канада)</w:t>
            </w:r>
          </w:p>
        </w:tc>
        <w:tc>
          <w:tcPr>
            <w:tcW w:w="171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890"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2070"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2070"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ins w:id="63" w:author="mine" w:date="2016-10-01T15:20:00Z"/>
                <w:lang w:eastAsia="zh-CN"/>
              </w:rPr>
            </w:pPr>
            <w:r>
              <w:rPr>
                <w:lang w:eastAsia="zh-CN"/>
              </w:rPr>
              <w:t>7</w:t>
            </w:r>
            <w:ins w:id="64" w:author="mine" w:date="2016-10-01T15:20:00Z">
              <w:r w:rsidR="00BA2755">
                <w:rPr>
                  <w:lang w:eastAsia="zh-CN"/>
                </w:rPr>
                <w:t xml:space="preserve"> области</w:t>
              </w:r>
            </w:ins>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общини използващи 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 xml:space="preserve">Процентно отношение на общините с един или повече акаунта в </w:t>
            </w:r>
            <w:r w:rsidR="0044311A">
              <w:rPr>
                <w:lang w:eastAsia="zh-CN"/>
              </w:rPr>
              <w:lastRenderedPageBreak/>
              <w:t>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63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51B2130" w14:textId="36051434" w:rsidR="00223838" w:rsidRDefault="00D51C4E" w:rsidP="00606A3D">
            <w:pPr>
              <w:ind w:firstLine="0"/>
              <w:rPr>
                <w:lang w:eastAsia="zh-CN"/>
              </w:rPr>
            </w:pPr>
            <w:r>
              <w:rPr>
                <w:lang w:eastAsia="zh-CN"/>
              </w:rPr>
              <w:lastRenderedPageBreak/>
              <w:t>Италия</w:t>
            </w:r>
          </w:p>
        </w:tc>
        <w:tc>
          <w:tcPr>
            <w:tcW w:w="171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890"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2070"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ins w:id="65" w:author="mine" w:date="2016-10-01T15:20:00Z"/>
                <w:lang w:eastAsia="zh-CN"/>
              </w:rPr>
            </w:pPr>
            <w:r>
              <w:rPr>
                <w:lang w:eastAsia="zh-CN"/>
              </w:rPr>
              <w:t>3</w:t>
            </w:r>
            <w:ins w:id="66" w:author="mine" w:date="2016-10-01T15:20:00Z">
              <w:r w:rsidR="00BA2755">
                <w:rPr>
                  <w:lang w:eastAsia="zh-CN"/>
                </w:rPr>
                <w:t xml:space="preserve"> области</w:t>
              </w:r>
            </w:ins>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потребителите кум общинските </w:t>
            </w:r>
            <w:r w:rsidR="00AD5B4A">
              <w:rPr>
                <w:lang w:eastAsia="zh-CN"/>
              </w:rPr>
              <w:t>страници</w:t>
            </w:r>
          </w:p>
        </w:tc>
      </w:tr>
      <w:tr w:rsidR="00D51C4E" w14:paraId="26C64D8E" w14:textId="77777777" w:rsidTr="00635160">
        <w:tc>
          <w:tcPr>
            <w:cnfStyle w:val="001000000000" w:firstRow="0" w:lastRow="0" w:firstColumn="1" w:lastColumn="0" w:oddVBand="0" w:evenVBand="0" w:oddHBand="0" w:evenHBand="0" w:firstRowFirstColumn="0" w:firstRowLastColumn="0" w:lastRowFirstColumn="0" w:lastRowLastColumn="0"/>
            <w:tcW w:w="1350" w:type="dxa"/>
          </w:tcPr>
          <w:p w14:paraId="7F42493E" w14:textId="15685AA3" w:rsidR="00223838" w:rsidRDefault="00D51C4E" w:rsidP="00606A3D">
            <w:pPr>
              <w:ind w:firstLine="0"/>
              <w:rPr>
                <w:lang w:eastAsia="zh-CN"/>
              </w:rPr>
            </w:pPr>
            <w:r>
              <w:rPr>
                <w:lang w:eastAsia="zh-CN"/>
              </w:rPr>
              <w:t>България</w:t>
            </w:r>
          </w:p>
        </w:tc>
        <w:tc>
          <w:tcPr>
            <w:tcW w:w="171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890"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2070"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ins w:id="67" w:author="mine" w:date="2016-10-01T15:20:00Z"/>
                <w:lang w:eastAsia="zh-CN"/>
              </w:rPr>
            </w:pPr>
            <w:r>
              <w:rPr>
                <w:lang w:eastAsia="zh-CN"/>
              </w:rPr>
              <w:t>8</w:t>
            </w:r>
            <w:ins w:id="68" w:author="mine" w:date="2016-10-01T15:20:00Z">
              <w:r w:rsidR="00BA2755">
                <w:rPr>
                  <w:lang w:eastAsia="zh-CN"/>
                </w:rPr>
                <w:t xml:space="preserve"> области</w:t>
              </w:r>
            </w:ins>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lastRenderedPageBreak/>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 xml:space="preserve">Процентно отношение на вида на </w:t>
            </w:r>
            <w:r w:rsidR="000A60FC">
              <w:rPr>
                <w:lang w:eastAsia="zh-CN"/>
              </w:rPr>
              <w:lastRenderedPageBreak/>
              <w:t>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7C4E44BE" w:rsidR="00223838" w:rsidRDefault="00223838" w:rsidP="00606A3D">
      <w:pPr>
        <w:rPr>
          <w:lang w:eastAsia="zh-CN"/>
        </w:rPr>
      </w:pPr>
    </w:p>
    <w:p w14:paraId="74557670" w14:textId="1F072480" w:rsidR="006A3752" w:rsidRDefault="006A3752" w:rsidP="00606A3D">
      <w:pPr>
        <w:rPr>
          <w:ins w:id="69" w:author="mine" w:date="2016-10-01T15:20:00Z"/>
          <w:lang w:eastAsia="zh-CN"/>
        </w:rPr>
      </w:pPr>
      <w:ins w:id="70" w:author="mine" w:date="2016-10-01T15:20:00Z">
        <w:r>
          <w:rPr>
            <w:lang w:eastAsia="zh-CN"/>
          </w:rPr>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мрежи, ангажираността на потребителите, както и диалогът между община и потребители. </w:t>
        </w:r>
      </w:ins>
    </w:p>
    <w:p w14:paraId="69A57BC8" w14:textId="77777777" w:rsidR="00FB641B" w:rsidRPr="00606A3D" w:rsidRDefault="00FB641B" w:rsidP="00FB641B">
      <w:pPr>
        <w:rPr>
          <w:lang w:val="en-US" w:eastAsia="zh-CN"/>
        </w:rPr>
      </w:pPr>
    </w:p>
    <w:p w14:paraId="6CA38148" w14:textId="70403105" w:rsidR="00FB641B" w:rsidRDefault="00FB641B" w:rsidP="00FB641B">
      <w:pPr>
        <w:pStyle w:val="Heading2"/>
      </w:pPr>
      <w:bookmarkStart w:id="71" w:name="_Toc462741397"/>
      <w:r>
        <w:t>Изводи</w:t>
      </w:r>
      <w:bookmarkEnd w:id="71"/>
    </w:p>
    <w:p w14:paraId="042C6143" w14:textId="77777777" w:rsidR="002B1DA4" w:rsidRDefault="002B1DA4" w:rsidP="00937341">
      <w:pPr>
        <w:ind w:firstLine="0"/>
        <w:rPr>
          <w:del w:id="72" w:author="mine" w:date="2016-10-01T15:20:00Z"/>
          <w:lang w:eastAsia="zh-CN"/>
        </w:rPr>
      </w:pPr>
      <w:del w:id="73" w:author="mine" w:date="2016-10-01T15:20:00Z">
        <w:r>
          <w:rPr>
            <w:lang w:eastAsia="zh-CN"/>
          </w:rPr>
          <w:delText xml:space="preserve">Нейният концептуален модел е по-добър от другите и ние избираме точно него. Ранк на страници и как точно лайкалайзер изчислява ранка. </w:delText>
        </w:r>
      </w:del>
    </w:p>
    <w:p w14:paraId="359BF319" w14:textId="77777777" w:rsidR="002B2DC8" w:rsidRDefault="002B1DA4" w:rsidP="00937341">
      <w:pPr>
        <w:ind w:firstLine="0"/>
        <w:rPr>
          <w:del w:id="74" w:author="mine" w:date="2016-10-01T15:20:00Z"/>
          <w:lang w:val="en-US" w:eastAsia="zh-CN"/>
        </w:rPr>
      </w:pPr>
      <w:del w:id="75" w:author="mine" w:date="2016-10-01T15:20:00Z">
        <w:r>
          <w:rPr>
            <w:lang w:eastAsia="zh-CN"/>
          </w:rPr>
          <w:delText xml:space="preserve">Решенията са на локално ниво – ограничение за броя на общините. Ръчно въвеждане от малка група хора -&gt; ограничени резултати. -&gt; </w:delText>
        </w:r>
        <w:r>
          <w:rPr>
            <w:lang w:val="en-US" w:eastAsia="zh-CN"/>
          </w:rPr>
          <w:delText>crowd sourcing</w:delText>
        </w:r>
      </w:del>
    </w:p>
    <w:p w14:paraId="3AC9E2EB" w14:textId="77777777" w:rsidR="002B1DA4" w:rsidRDefault="002B1DA4" w:rsidP="00937341">
      <w:pPr>
        <w:ind w:firstLine="0"/>
        <w:rPr>
          <w:del w:id="76" w:author="mine" w:date="2016-10-01T15:20:00Z"/>
          <w:lang w:eastAsia="zh-CN"/>
        </w:rPr>
      </w:pPr>
      <w:del w:id="77" w:author="mine" w:date="2016-10-01T15:20:00Z">
        <w:r>
          <w:rPr>
            <w:lang w:eastAsia="zh-CN"/>
          </w:rPr>
          <w:delText>База данни, която да събира и анализира данните</w:delText>
        </w:r>
      </w:del>
    </w:p>
    <w:p w14:paraId="6E132D3B" w14:textId="77777777" w:rsidR="002B1DA4" w:rsidRDefault="002B1DA4" w:rsidP="00937341">
      <w:pPr>
        <w:ind w:firstLine="0"/>
        <w:rPr>
          <w:del w:id="78" w:author="mine" w:date="2016-10-01T15:20:00Z"/>
          <w:lang w:eastAsia="zh-CN"/>
        </w:rPr>
      </w:pPr>
      <w:del w:id="79" w:author="mine" w:date="2016-10-01T15:20:00Z">
        <w:r>
          <w:rPr>
            <w:lang w:eastAsia="zh-CN"/>
          </w:rPr>
          <w:delText>Достъпен от целия свят интерфейс</w:delText>
        </w:r>
      </w:del>
    </w:p>
    <w:p w14:paraId="70BB24CB" w14:textId="77777777" w:rsidR="002B1DA4" w:rsidRPr="002B1DA4" w:rsidRDefault="002B1DA4" w:rsidP="00937341">
      <w:pPr>
        <w:ind w:firstLine="0"/>
        <w:rPr>
          <w:del w:id="80" w:author="mine" w:date="2016-10-01T15:20:00Z"/>
          <w:lang w:eastAsia="zh-CN"/>
        </w:rPr>
      </w:pPr>
    </w:p>
    <w:p w14:paraId="567F8365" w14:textId="77777777" w:rsidR="005449F3" w:rsidRPr="002B34F7" w:rsidRDefault="001D2F2E" w:rsidP="001D2F2E">
      <w:pPr>
        <w:ind w:firstLine="0"/>
        <w:rPr>
          <w:del w:id="81" w:author="mine" w:date="2016-10-01T15:20:00Z"/>
          <w:lang w:val="en-US"/>
        </w:rPr>
      </w:pPr>
      <w:del w:id="82" w:author="mine" w:date="2016-10-01T15:20:00Z">
        <w:r>
          <w:rPr>
            <w:lang w:val="en-US"/>
          </w:rPr>
          <w:delText xml:space="preserve">  </w:delText>
        </w:r>
      </w:del>
    </w:p>
    <w:p w14:paraId="75743C41" w14:textId="74E09912" w:rsidR="00D769F0" w:rsidRDefault="005B4C1E" w:rsidP="00D769F0">
      <w:pPr>
        <w:rPr>
          <w:ins w:id="83" w:author="mine" w:date="2016-10-01T15:20:00Z"/>
          <w:lang w:eastAsia="zh-CN"/>
        </w:rPr>
      </w:pPr>
      <w:del w:id="84" w:author="mine" w:date="2016-10-01T15:20:00Z">
        <w:r>
          <w:br w:type="page"/>
        </w:r>
      </w:del>
      <w:ins w:id="85" w:author="mine" w:date="2016-10-01T15:20:00Z">
        <w:r w:rsidR="00D769F0">
          <w:rPr>
            <w:lang w:eastAsia="zh-CN"/>
          </w:rPr>
          <w:lastRenderedPageBreak/>
          <w:t>Тъй като моделът използван за анализ на присъствието на българските</w:t>
        </w:r>
        <w:r w:rsidR="00D769F0">
          <w:rPr>
            <w:lang w:val="en-US" w:eastAsia="zh-CN"/>
          </w:rPr>
          <w:t xml:space="preserve"> </w:t>
        </w:r>
        <w:r w:rsidR="00D769F0">
          <w:rPr>
            <w:lang w:eastAsia="zh-CN"/>
          </w:rPr>
          <w:t xml:space="preserve">общини във </w:t>
        </w:r>
        <w:r w:rsidR="00D769F0">
          <w:rPr>
            <w:lang w:val="en-US" w:eastAsia="zh-CN"/>
          </w:rPr>
          <w:t xml:space="preserve">Facebook </w:t>
        </w:r>
        <w:r w:rsidR="00D769F0">
          <w:rPr>
            <w:lang w:eastAsia="zh-CN"/>
          </w:rPr>
          <w:t>разглежда всеобхватно дадения проблем, ние ще използваме именно него за основа на тази разработка.</w:t>
        </w:r>
      </w:ins>
    </w:p>
    <w:p w14:paraId="7F627F06" w14:textId="7756E911" w:rsidR="00D769F0" w:rsidRDefault="00D769F0" w:rsidP="00D769F0">
      <w:pPr>
        <w:rPr>
          <w:ins w:id="86" w:author="mine" w:date="2016-10-01T15:20:00Z"/>
          <w:lang w:eastAsia="zh-CN"/>
        </w:rPr>
      </w:pPr>
      <w:ins w:id="87" w:author="mine" w:date="2016-10-01T15:20:00Z">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ins>
    </w:p>
    <w:p w14:paraId="13374680" w14:textId="71B11C42" w:rsidR="00EC0F32" w:rsidRDefault="00EC0F32" w:rsidP="00EC0F32">
      <w:pPr>
        <w:pStyle w:val="ListParagraph"/>
        <w:numPr>
          <w:ilvl w:val="0"/>
          <w:numId w:val="24"/>
        </w:numPr>
        <w:rPr>
          <w:ins w:id="88" w:author="mine" w:date="2016-10-01T15:20:00Z"/>
          <w:lang w:eastAsia="zh-CN"/>
        </w:rPr>
      </w:pPr>
      <w:ins w:id="89" w:author="mine" w:date="2016-10-01T15:20:00Z">
        <w:r>
          <w:rPr>
            <w:lang w:eastAsia="zh-CN"/>
          </w:rPr>
          <w:t>Във събирането на информация участва малка група от учени</w:t>
        </w:r>
      </w:ins>
    </w:p>
    <w:p w14:paraId="276891E1" w14:textId="58569F6E" w:rsidR="00EC0F32" w:rsidRDefault="00EC0F32" w:rsidP="00EC0F32">
      <w:pPr>
        <w:pStyle w:val="ListParagraph"/>
        <w:numPr>
          <w:ilvl w:val="0"/>
          <w:numId w:val="24"/>
        </w:numPr>
        <w:rPr>
          <w:ins w:id="90" w:author="mine" w:date="2016-10-01T15:20:00Z"/>
          <w:lang w:eastAsia="zh-CN"/>
        </w:rPr>
      </w:pPr>
      <w:ins w:id="91" w:author="mine" w:date="2016-10-01T15:20:00Z">
        <w:r>
          <w:rPr>
            <w:lang w:eastAsia="zh-CN"/>
          </w:rPr>
          <w:t>Събраната информация и направените анализи са локални- за конкретна държава, за част от общините в даден регион</w:t>
        </w:r>
      </w:ins>
    </w:p>
    <w:p w14:paraId="0EBF34BB" w14:textId="1AEAFBAC" w:rsidR="00EC0F32" w:rsidRPr="00D769F0" w:rsidRDefault="00EC0F32" w:rsidP="00EC0F32">
      <w:pPr>
        <w:pStyle w:val="ListParagraph"/>
        <w:numPr>
          <w:ilvl w:val="0"/>
          <w:numId w:val="24"/>
        </w:numPr>
        <w:rPr>
          <w:ins w:id="92" w:author="mine" w:date="2016-10-01T15:20:00Z"/>
          <w:lang w:eastAsia="zh-CN"/>
        </w:rPr>
      </w:pPr>
      <w:ins w:id="93" w:author="mine" w:date="2016-10-01T15:20:00Z">
        <w:r>
          <w:rPr>
            <w:lang w:eastAsia="zh-CN"/>
          </w:rPr>
          <w:t xml:space="preserve">Информацията се събира на ръка и анализите се правят с помощта на приложения като </w:t>
        </w:r>
        <w:r>
          <w:rPr>
            <w:lang w:val="en-US" w:eastAsia="zh-CN"/>
          </w:rPr>
          <w:t>Microsoft Excel</w:t>
        </w:r>
      </w:ins>
    </w:p>
    <w:p w14:paraId="5C382217" w14:textId="33A2ABE2" w:rsidR="00EC0F32" w:rsidRPr="00865FD8" w:rsidRDefault="00EC0F32" w:rsidP="00937341">
      <w:pPr>
        <w:ind w:firstLine="0"/>
        <w:rPr>
          <w:ins w:id="94" w:author="mine" w:date="2016-10-01T15:20:00Z"/>
          <w:lang w:val="en-US" w:eastAsia="zh-CN"/>
        </w:rPr>
      </w:pPr>
      <w:ins w:id="95" w:author="mine" w:date="2016-10-01T15:20:00Z">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 xml:space="preserve">творената ангажираност(англ. </w:t>
        </w:r>
        <w:r w:rsidR="00217729">
          <w:rPr>
            <w:lang w:val="en-US" w:eastAsia="zh-CN"/>
          </w:rPr>
          <w:t xml:space="preserve">Crowdsourcing)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 xml:space="preserve">Затова и езикът, който се използва във уеб приложението е английски,тъй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Част от процеса по събиране на информация се заменя и от ръчен той става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ins>
    </w:p>
    <w:p w14:paraId="0929ABA0" w14:textId="7CDDD8BB" w:rsidR="008D512E" w:rsidRPr="0021340A" w:rsidRDefault="008D512E" w:rsidP="0021340A">
      <w:pPr>
        <w:spacing w:line="259" w:lineRule="auto"/>
        <w:jc w:val="left"/>
        <w:rPr>
          <w:b/>
          <w:sz w:val="36"/>
        </w:rPr>
      </w:pPr>
    </w:p>
    <w:p w14:paraId="33CA6A5F" w14:textId="161E34D6" w:rsidR="00EE3C98" w:rsidRDefault="004C2A8B" w:rsidP="007B5457">
      <w:pPr>
        <w:pStyle w:val="Heading1"/>
      </w:pPr>
      <w:bookmarkStart w:id="96" w:name="_Toc462403904"/>
      <w:bookmarkStart w:id="97" w:name="_Toc462412484"/>
      <w:bookmarkStart w:id="98" w:name="_Toc462416974"/>
      <w:bookmarkStart w:id="99" w:name="_Toc462506284"/>
      <w:bookmarkStart w:id="100" w:name="_Toc462741398"/>
      <w:r>
        <w:t>Глава 3.</w:t>
      </w:r>
      <w:bookmarkEnd w:id="96"/>
      <w:r>
        <w:t xml:space="preserve"> </w:t>
      </w:r>
      <w:bookmarkStart w:id="101" w:name="_Toc462403905"/>
      <w:r>
        <w:t>Анализ на изискванията към решението</w:t>
      </w:r>
      <w:bookmarkEnd w:id="97"/>
      <w:bookmarkEnd w:id="98"/>
      <w:bookmarkEnd w:id="99"/>
      <w:bookmarkEnd w:id="100"/>
      <w:bookmarkEnd w:id="101"/>
    </w:p>
    <w:p w14:paraId="775F92E1" w14:textId="77777777" w:rsidR="00EE3C98" w:rsidRDefault="00EE3C98" w:rsidP="007B5457"/>
    <w:p w14:paraId="1E6F6B99" w14:textId="789E9465" w:rsidR="00EE3C98" w:rsidRPr="00EE3C98" w:rsidRDefault="00F7264C" w:rsidP="007B5457">
      <w:r>
        <w:lastRenderedPageBreak/>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102" w:name="_Toc462741399"/>
      <w:bookmarkStart w:id="103" w:name="_Toc462506285"/>
      <w:bookmarkStart w:id="104" w:name="_Toc462403906"/>
      <w:bookmarkStart w:id="105" w:name="_Toc462412485"/>
      <w:bookmarkStart w:id="106" w:name="_Toc462416975"/>
      <w:r>
        <w:t>Концептуален модел</w:t>
      </w:r>
      <w:bookmarkEnd w:id="102"/>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BA2755" w:rsidRPr="00383440" w:rsidRDefault="00BA2755" w:rsidP="00176B2E">
                            <w:pPr>
                              <w:pStyle w:val="Caption"/>
                              <w:rPr>
                                <w:noProof/>
                                <w:sz w:val="24"/>
                                <w:szCs w:val="24"/>
                              </w:rPr>
                            </w:pPr>
                            <w:bookmarkStart w:id="107" w:name="_Ref462561829"/>
                            <w:bookmarkStart w:id="108" w:name="_Toc462568755"/>
                            <w:r>
                              <w:t xml:space="preserve">Фигура </w:t>
                            </w:r>
                            <w:r>
                              <w:fldChar w:fldCharType="begin"/>
                            </w:r>
                            <w:r>
                              <w:instrText xml:space="preserve"> SEQ Фигура \* ARABIC </w:instrText>
                            </w:r>
                            <w:r>
                              <w:fldChar w:fldCharType="separate"/>
                            </w:r>
                            <w:r>
                              <w:rPr>
                                <w:noProof/>
                              </w:rPr>
                              <w:t>1</w:t>
                            </w:r>
                            <w:r>
                              <w:fldChar w:fldCharType="end"/>
                            </w:r>
                            <w:bookmarkEnd w:id="107"/>
                            <w:r>
                              <w:t xml:space="preserve">: Концептуален модел </w:t>
                            </w:r>
                            <w:r>
                              <w:rPr>
                                <w:noProof/>
                              </w:rPr>
                              <w:t>(</w:t>
                            </w:r>
                            <w:r>
                              <w:rPr>
                                <w:noProof/>
                                <w:lang w:val="en-US"/>
                              </w:rPr>
                              <w:t xml:space="preserve">UML </w:t>
                            </w:r>
                            <w:r>
                              <w:rPr>
                                <w:noProof/>
                              </w:rPr>
                              <w:t>диаграма)</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&#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GTgNho1AgAAdAQAAA4AAAAAAAAAAAAA&#10;AAAALgIAAGRycy9lMm9Eb2MueG1sUEsBAi0AFAAGAAgAAAAhAGUlVuzfAAAACAEAAA8AAAAAAAAA&#10;AAAAAAAAjwQAAGRycy9kb3ducmV2LnhtbFBLBQYAAAAABAAEAPMAAACbBQAAAAA=&#10;" stroked="f">
                <v:textbox style="mso-fit-shape-to-text:t" inset="0,0,0,0">
                  <w:txbxContent>
                    <w:p w14:paraId="6B364CB7" w14:textId="77777777" w:rsidR="00BA2755" w:rsidRPr="00383440" w:rsidRDefault="00BA2755" w:rsidP="00176B2E">
                      <w:pPr>
                        <w:pStyle w:val="Caption"/>
                        <w:rPr>
                          <w:noProof/>
                          <w:sz w:val="24"/>
                          <w:szCs w:val="24"/>
                        </w:rPr>
                      </w:pPr>
                      <w:bookmarkStart w:id="109" w:name="_Ref462561829"/>
                      <w:bookmarkStart w:id="110" w:name="_Toc462568755"/>
                      <w:r>
                        <w:t xml:space="preserve">Фигура </w:t>
                      </w:r>
                      <w:r>
                        <w:fldChar w:fldCharType="begin"/>
                      </w:r>
                      <w:r>
                        <w:instrText xml:space="preserve"> SEQ Фигура \* ARABIC </w:instrText>
                      </w:r>
                      <w:r>
                        <w:fldChar w:fldCharType="separate"/>
                      </w:r>
                      <w:r>
                        <w:rPr>
                          <w:noProof/>
                        </w:rPr>
                        <w:t>1</w:t>
                      </w:r>
                      <w:r>
                        <w:fldChar w:fldCharType="end"/>
                      </w:r>
                      <w:bookmarkEnd w:id="109"/>
                      <w:r>
                        <w:t xml:space="preserve">: Концептуален модел </w:t>
                      </w:r>
                      <w:r>
                        <w:rPr>
                          <w:noProof/>
                        </w:rPr>
                        <w:t>(</w:t>
                      </w:r>
                      <w:r>
                        <w:rPr>
                          <w:noProof/>
                          <w:lang w:val="en-US"/>
                        </w:rPr>
                        <w:t xml:space="preserve">UML </w:t>
                      </w:r>
                      <w:r>
                        <w:rPr>
                          <w:noProof/>
                        </w:rPr>
                        <w:t>диаграма)</w:t>
                      </w:r>
                      <w:bookmarkEnd w:id="110"/>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9">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675D5082" w:rsidR="00176B2E" w:rsidRPr="00334BD0" w:rsidRDefault="00334BD0" w:rsidP="00334BD0">
      <w:pPr>
        <w:pStyle w:val="ListParagraph"/>
        <w:numPr>
          <w:ilvl w:val="0"/>
          <w:numId w:val="20"/>
        </w:numPr>
      </w:pPr>
      <w:r>
        <w:rPr>
          <w:lang w:val="en-US"/>
        </w:rPr>
        <w:lastRenderedPageBreak/>
        <w:t>Municipality – Община</w:t>
      </w:r>
      <w:del w:id="111" w:author="mine" w:date="2016-10-01T15:20:00Z">
        <w:r w:rsidR="00176B2E">
          <w:rPr>
            <w:lang w:val="en-US"/>
          </w:rPr>
          <w:delText>.</w:delText>
        </w:r>
        <w:r w:rsidR="00176B2E">
          <w:delText xml:space="preserve"> </w:delText>
        </w:r>
      </w:del>
      <w:del w:id="112" w:author="murfffi" w:date="2016-10-01T15:20:00Z">
        <w:r w:rsidR="00176B2E">
          <w:rPr>
            <w:lang w:val="en-US"/>
          </w:rPr>
          <w:delText>TODO</w:delText>
        </w:r>
      </w:del>
      <w:del w:id="113" w:author="mine" w:date="2016-10-01T15:20:00Z">
        <w:r w:rsidR="00176B2E">
          <w:rPr>
            <w:lang w:val="en-US"/>
          </w:rPr>
          <w:delText>TODO</w:delText>
        </w:r>
      </w:del>
      <w:ins w:id="114" w:author="mine" w:date="2016-10-01T15:20:00Z">
        <w:r>
          <w:rPr>
            <w:lang w:val="en-US"/>
          </w:rPr>
          <w:t xml:space="preserve"> - </w:t>
        </w:r>
        <w:r w:rsidRPr="00334BD0">
          <w:rPr>
            <w:lang w:val="en-US"/>
          </w:rPr>
          <w:t>Административна единица, в която се осъществява местно самоуправление, подразделение на област.</w:t>
        </w:r>
      </w:ins>
    </w:p>
    <w:p w14:paraId="5480BF5B" w14:textId="525F769B" w:rsidR="00334BD0" w:rsidRDefault="00334BD0" w:rsidP="00334BD0">
      <w:pPr>
        <w:pStyle w:val="ListParagraph"/>
        <w:numPr>
          <w:ilvl w:val="0"/>
          <w:numId w:val="20"/>
        </w:numPr>
        <w:rPr>
          <w:ins w:id="115" w:author="mine" w:date="2016-10-01T15:20:00Z"/>
        </w:rPr>
      </w:pPr>
      <w:ins w:id="116" w:author="mine" w:date="2016-10-01T15:20:00Z">
        <w:r>
          <w:rPr>
            <w:lang w:val="en-US"/>
          </w:rPr>
          <w:t xml:space="preserve">name – </w:t>
        </w:r>
        <w:r>
          <w:t>Име на общината</w:t>
        </w:r>
      </w:ins>
    </w:p>
    <w:p w14:paraId="33C61D51" w14:textId="0B97A890" w:rsidR="00334BD0" w:rsidRDefault="00334BD0" w:rsidP="00334BD0">
      <w:pPr>
        <w:pStyle w:val="ListParagraph"/>
        <w:numPr>
          <w:ilvl w:val="0"/>
          <w:numId w:val="20"/>
        </w:numPr>
        <w:rPr>
          <w:ins w:id="117" w:author="mine" w:date="2016-10-01T15:20:00Z"/>
        </w:rPr>
      </w:pPr>
      <w:ins w:id="118" w:author="mine" w:date="2016-10-01T15:20:00Z">
        <w:r>
          <w:rPr>
            <w:lang w:val="en-US"/>
          </w:rPr>
          <w:t xml:space="preserve">id – </w:t>
        </w:r>
        <w:r>
          <w:t>уникален идентификатор на общината</w:t>
        </w:r>
      </w:ins>
    </w:p>
    <w:p w14:paraId="0F1DF6F4" w14:textId="44D6C631" w:rsidR="00334BD0" w:rsidRDefault="00334BD0" w:rsidP="00334BD0">
      <w:pPr>
        <w:pStyle w:val="ListParagraph"/>
        <w:numPr>
          <w:ilvl w:val="0"/>
          <w:numId w:val="20"/>
        </w:numPr>
        <w:rPr>
          <w:ins w:id="119" w:author="mine" w:date="2016-10-01T15:20:00Z"/>
        </w:rPr>
      </w:pPr>
      <w:ins w:id="120" w:author="mine" w:date="2016-10-01T15:20:00Z">
        <w:r>
          <w:rPr>
            <w:lang w:val="en-US"/>
          </w:rPr>
          <w:t xml:space="preserve">country – </w:t>
        </w:r>
        <w:r>
          <w:t>Държава – територията, върху която е разположена общината</w:t>
        </w:r>
      </w:ins>
    </w:p>
    <w:p w14:paraId="16C2A8EA" w14:textId="74959554" w:rsidR="00334BD0" w:rsidRDefault="00334BD0" w:rsidP="00334BD0">
      <w:pPr>
        <w:pStyle w:val="ListParagraph"/>
        <w:numPr>
          <w:ilvl w:val="0"/>
          <w:numId w:val="20"/>
        </w:numPr>
        <w:rPr>
          <w:ins w:id="121" w:author="mine" w:date="2016-10-01T15:20:00Z"/>
        </w:rPr>
      </w:pPr>
      <w:ins w:id="122" w:author="mine" w:date="2016-10-01T15:20:00Z">
        <w:r>
          <w:rPr>
            <w:lang w:val="en-US"/>
          </w:rPr>
          <w:t xml:space="preserve">population – </w:t>
        </w:r>
        <w:r>
          <w:t>населението на общината</w:t>
        </w:r>
      </w:ins>
    </w:p>
    <w:p w14:paraId="240F289B" w14:textId="01E11484" w:rsidR="00334BD0" w:rsidRDefault="00334BD0" w:rsidP="00334BD0">
      <w:pPr>
        <w:pStyle w:val="ListParagraph"/>
        <w:numPr>
          <w:ilvl w:val="0"/>
          <w:numId w:val="20"/>
        </w:numPr>
        <w:rPr>
          <w:ins w:id="123" w:author="mine" w:date="2016-10-01T15:20:00Z"/>
        </w:rPr>
      </w:pPr>
      <w:ins w:id="124" w:author="mine" w:date="2016-10-01T15:20:00Z">
        <w:r>
          <w:rPr>
            <w:lang w:val="en-US"/>
          </w:rPr>
          <w:t xml:space="preserve">state – </w:t>
        </w:r>
        <w:r>
          <w:t>Област - Най-голямата административно-териториална единица в нашата държава.</w:t>
        </w:r>
        <w:r w:rsidR="00B52E92">
          <w:t xml:space="preserve"> Една област е съставена от много общини</w:t>
        </w:r>
      </w:ins>
    </w:p>
    <w:p w14:paraId="07E8CA4F" w14:textId="39587ECD" w:rsidR="00334BD0" w:rsidRDefault="00334BD0" w:rsidP="00334BD0">
      <w:pPr>
        <w:pStyle w:val="ListParagraph"/>
        <w:numPr>
          <w:ilvl w:val="0"/>
          <w:numId w:val="20"/>
        </w:numPr>
        <w:rPr>
          <w:ins w:id="125" w:author="mine" w:date="2016-10-01T15:20:00Z"/>
        </w:rPr>
      </w:pPr>
      <w:ins w:id="126" w:author="mine" w:date="2016-10-01T15:20:00Z">
        <w:r>
          <w:rPr>
            <w:lang w:val="en-US"/>
          </w:rPr>
          <w:t xml:space="preserve">website – </w:t>
        </w:r>
        <w:r>
          <w:t>Официален уебсайт на общината</w:t>
        </w:r>
      </w:ins>
    </w:p>
    <w:p w14:paraId="7235A0FC" w14:textId="7BCAF16B" w:rsidR="00815ECE" w:rsidRDefault="00334BD0" w:rsidP="00334BD0">
      <w:pPr>
        <w:pStyle w:val="ListParagraph"/>
        <w:numPr>
          <w:ilvl w:val="0"/>
          <w:numId w:val="20"/>
        </w:numPr>
        <w:rPr>
          <w:ins w:id="127" w:author="mine" w:date="2016-10-01T15:20:00Z"/>
        </w:rPr>
      </w:pPr>
      <w:ins w:id="128" w:author="mine" w:date="2016-10-01T15:20:00Z">
        <w:r>
          <w:rPr>
            <w:lang w:val="en-US"/>
          </w:rPr>
          <w:t xml:space="preserve">approved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ins>
    </w:p>
    <w:p w14:paraId="05655939" w14:textId="7BFF2CB7" w:rsidR="00334BD0" w:rsidRDefault="00815ECE" w:rsidP="00334BD0">
      <w:pPr>
        <w:pStyle w:val="ListParagraph"/>
        <w:numPr>
          <w:ilvl w:val="0"/>
          <w:numId w:val="20"/>
        </w:numPr>
        <w:rPr>
          <w:ins w:id="129" w:author="mine" w:date="2016-10-01T15:20:00Z"/>
        </w:rPr>
      </w:pPr>
      <w:ins w:id="130" w:author="mine" w:date="2016-10-01T15:20:00Z">
        <w:r>
          <w:rPr>
            <w:lang w:val="en-US"/>
          </w:rPr>
          <w:t>contributor</w:t>
        </w:r>
        <w:r>
          <w:t>_</w:t>
        </w:r>
        <w:r>
          <w:rPr>
            <w:lang w:val="en-US"/>
          </w:rPr>
          <w:t xml:space="preserve">email – </w:t>
        </w:r>
        <w:r w:rsidR="007B56E0">
          <w:t>А</w:t>
        </w:r>
        <w:r>
          <w:t>дрес</w:t>
        </w:r>
        <w:r w:rsidR="007B56E0">
          <w:rPr>
            <w:lang w:val="en-US"/>
          </w:rPr>
          <w:t xml:space="preserve"> на</w:t>
        </w:r>
        <w:r w:rsidR="007B56E0">
          <w:t xml:space="preserve"> </w:t>
        </w:r>
        <w:r w:rsidR="007B56E0">
          <w:rPr>
            <w:lang w:val="en-US"/>
          </w:rPr>
          <w:t>електронната поща</w:t>
        </w:r>
        <w:r>
          <w:t xml:space="preserve"> на потребител, който е въвел информация. Електронният адрес се попълва автоматично</w:t>
        </w:r>
      </w:ins>
    </w:p>
    <w:p w14:paraId="65116DDB" w14:textId="70608478" w:rsidR="00815ECE" w:rsidRDefault="00815ECE" w:rsidP="00334BD0">
      <w:pPr>
        <w:pStyle w:val="ListParagraph"/>
        <w:numPr>
          <w:ilvl w:val="0"/>
          <w:numId w:val="20"/>
        </w:numPr>
        <w:rPr>
          <w:ins w:id="131" w:author="mine" w:date="2016-10-01T15:20:00Z"/>
        </w:rPr>
      </w:pPr>
      <w:ins w:id="132" w:author="mine" w:date="2016-10-01T15:20:00Z">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ins>
    </w:p>
    <w:p w14:paraId="58456F2E" w14:textId="6A05298F" w:rsidR="007B56E0" w:rsidRDefault="007B56E0" w:rsidP="00334BD0">
      <w:pPr>
        <w:pStyle w:val="ListParagraph"/>
        <w:numPr>
          <w:ilvl w:val="0"/>
          <w:numId w:val="20"/>
        </w:numPr>
        <w:rPr>
          <w:ins w:id="133" w:author="mine" w:date="2016-10-01T15:20:00Z"/>
        </w:rPr>
      </w:pPr>
      <w:ins w:id="134" w:author="mine" w:date="2016-10-01T15:20:00Z">
        <w:r>
          <w:rPr>
            <w:lang w:val="en-US"/>
          </w:rPr>
          <w:t xml:space="preserve">id – </w:t>
        </w:r>
        <w:r>
          <w:t xml:space="preserve">уникален идентификатор за </w:t>
        </w:r>
        <w:r>
          <w:rPr>
            <w:lang w:val="en-US"/>
          </w:rPr>
          <w:t xml:space="preserve">Facebook </w:t>
        </w:r>
        <w:r>
          <w:t>представянето</w:t>
        </w:r>
      </w:ins>
    </w:p>
    <w:p w14:paraId="5462B6A1" w14:textId="03DA16CB" w:rsidR="007B56E0" w:rsidRDefault="007B56E0" w:rsidP="00334BD0">
      <w:pPr>
        <w:pStyle w:val="ListParagraph"/>
        <w:numPr>
          <w:ilvl w:val="0"/>
          <w:numId w:val="20"/>
        </w:numPr>
        <w:rPr>
          <w:ins w:id="135" w:author="mine" w:date="2016-10-01T15:20:00Z"/>
        </w:rPr>
      </w:pPr>
      <w:ins w:id="136" w:author="mine" w:date="2016-10-01T15:20:00Z">
        <w:r>
          <w:rPr>
            <w:lang w:val="en-US"/>
          </w:rPr>
          <w:t xml:space="preserve">municipality_id – </w:t>
        </w:r>
        <w:r>
          <w:t>уникален идентификатор на общината</w:t>
        </w:r>
      </w:ins>
    </w:p>
    <w:p w14:paraId="31EA739A" w14:textId="021E278D" w:rsidR="007B56E0" w:rsidRDefault="007B56E0" w:rsidP="00334BD0">
      <w:pPr>
        <w:pStyle w:val="ListParagraph"/>
        <w:numPr>
          <w:ilvl w:val="0"/>
          <w:numId w:val="20"/>
        </w:numPr>
        <w:rPr>
          <w:ins w:id="137" w:author="mine" w:date="2016-10-01T15:20:00Z"/>
        </w:rPr>
      </w:pPr>
      <w:ins w:id="138" w:author="mine" w:date="2016-10-01T15:20:00Z">
        <w:r>
          <w:rPr>
            <w:lang w:val="en-US"/>
          </w:rPr>
          <w:t xml:space="preserve">url – </w:t>
        </w:r>
        <w:r>
          <w:t xml:space="preserve">Електронен адрес на </w:t>
        </w:r>
        <w:r>
          <w:rPr>
            <w:lang w:val="en-US"/>
          </w:rPr>
          <w:t xml:space="preserve">Facebook </w:t>
        </w:r>
        <w:r>
          <w:t>страница или профил</w:t>
        </w:r>
      </w:ins>
    </w:p>
    <w:p w14:paraId="481FAC34" w14:textId="1C995B1E" w:rsidR="007B56E0" w:rsidRDefault="002C24D5" w:rsidP="00334BD0">
      <w:pPr>
        <w:pStyle w:val="ListParagraph"/>
        <w:numPr>
          <w:ilvl w:val="0"/>
          <w:numId w:val="20"/>
        </w:numPr>
        <w:rPr>
          <w:ins w:id="139" w:author="mine" w:date="2016-10-01T15:20:00Z"/>
        </w:rPr>
      </w:pPr>
      <w:ins w:id="140" w:author="mine" w:date="2016-10-01T15:20:00Z">
        <w:r>
          <w:rPr>
            <w:lang w:val="en-US"/>
          </w:rPr>
          <w:t xml:space="preserve">name – </w:t>
        </w:r>
        <w:r>
          <w:t xml:space="preserve">Заглавие на </w:t>
        </w:r>
        <w:r>
          <w:rPr>
            <w:lang w:val="en-US"/>
          </w:rPr>
          <w:t xml:space="preserve">Facebook </w:t>
        </w:r>
        <w:r>
          <w:t>страница</w:t>
        </w:r>
      </w:ins>
    </w:p>
    <w:p w14:paraId="1B796EB8" w14:textId="6B121BAA" w:rsidR="002C24D5" w:rsidRDefault="002C24D5" w:rsidP="00334BD0">
      <w:pPr>
        <w:pStyle w:val="ListParagraph"/>
        <w:numPr>
          <w:ilvl w:val="0"/>
          <w:numId w:val="20"/>
        </w:numPr>
        <w:rPr>
          <w:ins w:id="141" w:author="mine" w:date="2016-10-01T15:20:00Z"/>
        </w:rPr>
      </w:pPr>
      <w:ins w:id="142" w:author="mine" w:date="2016-10-01T15:20:00Z">
        <w:r>
          <w:rPr>
            <w:lang w:val="en-US"/>
          </w:rPr>
          <w:t xml:space="preserve">category – </w:t>
        </w:r>
        <w:r>
          <w:t xml:space="preserve">Категория на </w:t>
        </w:r>
        <w:r>
          <w:rPr>
            <w:lang w:val="en-US"/>
          </w:rPr>
          <w:t xml:space="preserve">Facebook </w:t>
        </w:r>
        <w:r>
          <w:t>страница</w:t>
        </w:r>
      </w:ins>
    </w:p>
    <w:p w14:paraId="30BC3EEC" w14:textId="39C1E2E3" w:rsidR="002C24D5" w:rsidRDefault="002C24D5" w:rsidP="00334BD0">
      <w:pPr>
        <w:pStyle w:val="ListParagraph"/>
        <w:numPr>
          <w:ilvl w:val="0"/>
          <w:numId w:val="20"/>
        </w:numPr>
        <w:rPr>
          <w:ins w:id="143" w:author="mine" w:date="2016-10-01T15:20:00Z"/>
        </w:rPr>
      </w:pPr>
      <w:ins w:id="144" w:author="mine" w:date="2016-10-01T15:20:00Z">
        <w:r>
          <w:rPr>
            <w:lang w:val="en-US"/>
          </w:rPr>
          <w:t xml:space="preserve">creation_date  - </w:t>
        </w:r>
        <w:r>
          <w:t xml:space="preserve">Дата на създаване на </w:t>
        </w:r>
        <w:r>
          <w:rPr>
            <w:lang w:val="en-US"/>
          </w:rPr>
          <w:t xml:space="preserve">Facebook </w:t>
        </w:r>
        <w:r>
          <w:t>присъствието</w:t>
        </w:r>
      </w:ins>
    </w:p>
    <w:p w14:paraId="23F99B27" w14:textId="31E57B00" w:rsidR="002C24D5" w:rsidRPr="002C24D5" w:rsidRDefault="002C24D5" w:rsidP="00334BD0">
      <w:pPr>
        <w:pStyle w:val="ListParagraph"/>
        <w:numPr>
          <w:ilvl w:val="0"/>
          <w:numId w:val="20"/>
        </w:numPr>
        <w:rPr>
          <w:ins w:id="145" w:author="mine" w:date="2016-10-01T15:20:00Z"/>
        </w:rPr>
      </w:pPr>
      <w:ins w:id="146" w:author="mine" w:date="2016-10-01T15:20:00Z">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ins>
    </w:p>
    <w:p w14:paraId="4F7B4B77" w14:textId="732F8B3B" w:rsidR="002C24D5" w:rsidRPr="002C24D5" w:rsidRDefault="002C24D5" w:rsidP="00334BD0">
      <w:pPr>
        <w:pStyle w:val="ListParagraph"/>
        <w:numPr>
          <w:ilvl w:val="0"/>
          <w:numId w:val="20"/>
        </w:numPr>
        <w:rPr>
          <w:ins w:id="147" w:author="mine" w:date="2016-10-01T15:20:00Z"/>
        </w:rPr>
      </w:pPr>
      <w:ins w:id="148" w:author="mine" w:date="2016-10-01T15:20:00Z">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ins>
    </w:p>
    <w:p w14:paraId="2CB8D630" w14:textId="4C6F4310" w:rsidR="002C24D5" w:rsidRPr="002C24D5" w:rsidRDefault="002C24D5" w:rsidP="00CA6BB6">
      <w:pPr>
        <w:pStyle w:val="ListParagraph"/>
        <w:numPr>
          <w:ilvl w:val="0"/>
          <w:numId w:val="20"/>
        </w:numPr>
        <w:rPr>
          <w:ins w:id="149" w:author="mine" w:date="2016-10-01T15:20:00Z"/>
        </w:rPr>
      </w:pPr>
      <w:ins w:id="150" w:author="mine" w:date="2016-10-01T15:20:00Z">
        <w:r>
          <w:rPr>
            <w:lang w:val="en-US"/>
          </w:rPr>
          <w:t>has_email</w:t>
        </w:r>
        <w:r w:rsidR="00523E7C">
          <w:t xml:space="preserve"> – Посочен адрес на електронна поща </w:t>
        </w:r>
        <w:r w:rsidR="00CA6BB6" w:rsidRPr="00CA6BB6">
          <w:t>във Facebook страница</w:t>
        </w:r>
      </w:ins>
    </w:p>
    <w:p w14:paraId="5F7048BB" w14:textId="59D5E76B" w:rsidR="002C24D5" w:rsidRPr="002C24D5" w:rsidRDefault="002C24D5" w:rsidP="00334BD0">
      <w:pPr>
        <w:pStyle w:val="ListParagraph"/>
        <w:numPr>
          <w:ilvl w:val="0"/>
          <w:numId w:val="20"/>
        </w:numPr>
        <w:rPr>
          <w:ins w:id="151" w:author="mine" w:date="2016-10-01T15:20:00Z"/>
        </w:rPr>
      </w:pPr>
      <w:ins w:id="152" w:author="mine" w:date="2016-10-01T15:20:00Z">
        <w:r>
          <w:rPr>
            <w:lang w:val="en-US"/>
          </w:rPr>
          <w:lastRenderedPageBreak/>
          <w:t>has_about_page</w:t>
        </w:r>
        <w:r w:rsidR="00523E7C">
          <w:t xml:space="preserve"> </w:t>
        </w:r>
        <w:r w:rsidR="00CA6BB6">
          <w:t>–</w:t>
        </w:r>
        <w:r w:rsidR="00523E7C">
          <w:t xml:space="preserve"> </w:t>
        </w:r>
        <w:r w:rsidR="00CA6BB6">
          <w:t xml:space="preserve">Посочена страница „Относно“ </w:t>
        </w:r>
        <w:r w:rsidR="00CA6BB6" w:rsidRPr="00CA6BB6">
          <w:t>във Facebook страница</w:t>
        </w:r>
      </w:ins>
    </w:p>
    <w:p w14:paraId="16CCE456" w14:textId="78A27AC8" w:rsidR="002C24D5" w:rsidRPr="002C24D5" w:rsidRDefault="002C24D5" w:rsidP="00334BD0">
      <w:pPr>
        <w:pStyle w:val="ListParagraph"/>
        <w:numPr>
          <w:ilvl w:val="0"/>
          <w:numId w:val="20"/>
        </w:numPr>
        <w:rPr>
          <w:ins w:id="153" w:author="mine" w:date="2016-10-01T15:20:00Z"/>
        </w:rPr>
      </w:pPr>
      <w:ins w:id="154" w:author="mine" w:date="2016-10-01T15:20:00Z">
        <w:r>
          <w:rPr>
            <w:lang w:val="en-US"/>
          </w:rPr>
          <w:t>defined_location</w:t>
        </w:r>
        <w:r w:rsidR="00CA6BB6">
          <w:t xml:space="preserve"> – Определено местоположение</w:t>
        </w:r>
        <w:r w:rsidR="009715B5">
          <w:t xml:space="preserve"> във </w:t>
        </w:r>
        <w:r w:rsidR="009715B5">
          <w:rPr>
            <w:lang w:val="en-US"/>
          </w:rPr>
          <w:t xml:space="preserve">Facebook </w:t>
        </w:r>
        <w:r w:rsidR="009715B5">
          <w:t>страница</w:t>
        </w:r>
      </w:ins>
    </w:p>
    <w:p w14:paraId="097A4908" w14:textId="3DBCCCC4" w:rsidR="002C24D5" w:rsidRPr="002C24D5" w:rsidRDefault="002C24D5" w:rsidP="00334BD0">
      <w:pPr>
        <w:pStyle w:val="ListParagraph"/>
        <w:numPr>
          <w:ilvl w:val="0"/>
          <w:numId w:val="20"/>
        </w:numPr>
        <w:rPr>
          <w:ins w:id="155" w:author="mine" w:date="2016-10-01T15:20:00Z"/>
        </w:rPr>
      </w:pPr>
      <w:ins w:id="156" w:author="mine" w:date="2016-10-01T15:20:00Z">
        <w:r>
          <w:rPr>
            <w:lang w:val="en-US"/>
          </w:rPr>
          <w:t>website</w:t>
        </w:r>
        <w:r w:rsidR="009715B5">
          <w:t xml:space="preserve"> – Посочен уеб сайт във </w:t>
        </w:r>
        <w:r w:rsidR="009715B5">
          <w:rPr>
            <w:lang w:val="en-US"/>
          </w:rPr>
          <w:t xml:space="preserve">Facebook </w:t>
        </w:r>
        <w:r w:rsidR="009715B5">
          <w:t>страница</w:t>
        </w:r>
      </w:ins>
    </w:p>
    <w:p w14:paraId="41061795" w14:textId="47B1B066" w:rsidR="002C24D5" w:rsidRPr="002C24D5" w:rsidRDefault="002C24D5" w:rsidP="00334BD0">
      <w:pPr>
        <w:pStyle w:val="ListParagraph"/>
        <w:numPr>
          <w:ilvl w:val="0"/>
          <w:numId w:val="20"/>
        </w:numPr>
        <w:rPr>
          <w:ins w:id="157" w:author="mine" w:date="2016-10-01T15:20:00Z"/>
        </w:rPr>
      </w:pPr>
      <w:ins w:id="158" w:author="mine" w:date="2016-10-01T15:20:00Z">
        <w:r>
          <w:rPr>
            <w:lang w:val="en-US"/>
          </w:rPr>
          <w:t>milestones_count</w:t>
        </w:r>
        <w:r w:rsidR="009715B5">
          <w:t xml:space="preserve"> – Броят важни събития отбелязани във </w:t>
        </w:r>
        <w:r w:rsidR="009715B5">
          <w:rPr>
            <w:lang w:val="en-US"/>
          </w:rPr>
          <w:t xml:space="preserve">Facebook </w:t>
        </w:r>
        <w:r w:rsidR="009715B5">
          <w:t>присъствието</w:t>
        </w:r>
      </w:ins>
    </w:p>
    <w:p w14:paraId="19BC5A19" w14:textId="40B33767" w:rsidR="002C24D5" w:rsidRPr="002C24D5" w:rsidRDefault="002C24D5" w:rsidP="00334BD0">
      <w:pPr>
        <w:pStyle w:val="ListParagraph"/>
        <w:numPr>
          <w:ilvl w:val="0"/>
          <w:numId w:val="20"/>
        </w:numPr>
        <w:rPr>
          <w:ins w:id="159" w:author="mine" w:date="2016-10-01T15:20:00Z"/>
        </w:rPr>
      </w:pPr>
      <w:ins w:id="160" w:author="mine" w:date="2016-10-01T15:20:00Z">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ins>
    </w:p>
    <w:p w14:paraId="4B7BC6B0" w14:textId="01880CF2" w:rsidR="002C24D5" w:rsidRDefault="002C24D5" w:rsidP="00334BD0">
      <w:pPr>
        <w:pStyle w:val="ListParagraph"/>
        <w:numPr>
          <w:ilvl w:val="0"/>
          <w:numId w:val="20"/>
        </w:numPr>
        <w:rPr>
          <w:ins w:id="161" w:author="mine" w:date="2016-10-01T15:20:00Z"/>
        </w:rPr>
      </w:pPr>
      <w:ins w:id="162" w:author="mine" w:date="2016-10-01T15:20:00Z">
        <w:r>
          <w:rPr>
            <w:lang w:val="en-US"/>
          </w:rPr>
          <w:t>post</w:t>
        </w:r>
        <w:r w:rsidR="009715B5">
          <w:t xml:space="preserve"> – Публикация във </w:t>
        </w:r>
        <w:r w:rsidR="009715B5">
          <w:rPr>
            <w:lang w:val="en-US"/>
          </w:rPr>
          <w:t xml:space="preserve">Facebook </w:t>
        </w:r>
        <w:r w:rsidR="009715B5">
          <w:t>страница или профил</w:t>
        </w:r>
      </w:ins>
    </w:p>
    <w:p w14:paraId="0950F307" w14:textId="136B4989" w:rsidR="009715B5" w:rsidRPr="009715B5" w:rsidRDefault="009715B5" w:rsidP="00334BD0">
      <w:pPr>
        <w:pStyle w:val="ListParagraph"/>
        <w:numPr>
          <w:ilvl w:val="0"/>
          <w:numId w:val="20"/>
        </w:numPr>
        <w:rPr>
          <w:ins w:id="163" w:author="mine" w:date="2016-10-01T15:20:00Z"/>
        </w:rPr>
      </w:pPr>
      <w:ins w:id="164" w:author="mine" w:date="2016-10-01T15:20:00Z">
        <w:r>
          <w:rPr>
            <w:lang w:val="en-US"/>
          </w:rPr>
          <w:t xml:space="preserve">id – </w:t>
        </w:r>
        <w:r>
          <w:t>уникален идентификатор на публикация</w:t>
        </w:r>
      </w:ins>
    </w:p>
    <w:p w14:paraId="1753081D" w14:textId="3C52CB2F" w:rsidR="009715B5" w:rsidRPr="009715B5" w:rsidRDefault="009715B5" w:rsidP="00334BD0">
      <w:pPr>
        <w:pStyle w:val="ListParagraph"/>
        <w:numPr>
          <w:ilvl w:val="0"/>
          <w:numId w:val="20"/>
        </w:numPr>
        <w:rPr>
          <w:ins w:id="165" w:author="mine" w:date="2016-10-01T15:20:00Z"/>
        </w:rPr>
      </w:pPr>
      <w:ins w:id="166" w:author="mine" w:date="2016-10-01T15:20:00Z">
        <w:r>
          <w:rPr>
            <w:lang w:val="en-US"/>
          </w:rPr>
          <w:t>title</w:t>
        </w:r>
        <w:r>
          <w:t xml:space="preserve"> – Заглавие </w:t>
        </w:r>
        <w:r w:rsidR="007221A2">
          <w:t>на публикация</w:t>
        </w:r>
      </w:ins>
    </w:p>
    <w:p w14:paraId="54C36D9D" w14:textId="4AD30644" w:rsidR="009715B5" w:rsidRPr="009715B5" w:rsidRDefault="009715B5" w:rsidP="00334BD0">
      <w:pPr>
        <w:pStyle w:val="ListParagraph"/>
        <w:numPr>
          <w:ilvl w:val="0"/>
          <w:numId w:val="20"/>
        </w:numPr>
        <w:rPr>
          <w:ins w:id="167" w:author="mine" w:date="2016-10-01T15:20:00Z"/>
        </w:rPr>
      </w:pPr>
      <w:ins w:id="168" w:author="mine" w:date="2016-10-01T15:20:00Z">
        <w:r>
          <w:rPr>
            <w:lang w:val="en-US"/>
          </w:rPr>
          <w:t>date</w:t>
        </w:r>
        <w:r w:rsidR="007221A2">
          <w:t xml:space="preserve"> – Дата на създаване на публикация</w:t>
        </w:r>
      </w:ins>
    </w:p>
    <w:p w14:paraId="0707671C" w14:textId="268C50BE" w:rsidR="009715B5" w:rsidRPr="009715B5" w:rsidRDefault="009715B5" w:rsidP="00334BD0">
      <w:pPr>
        <w:pStyle w:val="ListParagraph"/>
        <w:numPr>
          <w:ilvl w:val="0"/>
          <w:numId w:val="20"/>
        </w:numPr>
        <w:rPr>
          <w:ins w:id="169" w:author="mine" w:date="2016-10-01T15:20:00Z"/>
        </w:rPr>
      </w:pPr>
      <w:ins w:id="170" w:author="mine" w:date="2016-10-01T15:20:00Z">
        <w:r>
          <w:rPr>
            <w:lang w:val="en-US"/>
          </w:rPr>
          <w:t>likes</w:t>
        </w:r>
        <w:r w:rsidR="007221A2">
          <w:t xml:space="preserve"> – Брой харесвания за конкретна публикация</w:t>
        </w:r>
      </w:ins>
    </w:p>
    <w:p w14:paraId="46A6278A" w14:textId="4BD96163" w:rsidR="009715B5" w:rsidRPr="007221A2" w:rsidRDefault="007221A2" w:rsidP="00334BD0">
      <w:pPr>
        <w:pStyle w:val="ListParagraph"/>
        <w:numPr>
          <w:ilvl w:val="0"/>
          <w:numId w:val="20"/>
        </w:numPr>
        <w:rPr>
          <w:ins w:id="171" w:author="mine" w:date="2016-10-01T15:20:00Z"/>
        </w:rPr>
      </w:pPr>
      <w:ins w:id="172" w:author="mine" w:date="2016-10-01T15:20:00Z">
        <w:r>
          <w:rPr>
            <w:lang w:val="en-US"/>
          </w:rPr>
          <w:t xml:space="preserve">mentions – </w:t>
        </w:r>
        <w:r>
          <w:t>Брой споменавания на конкретна публикация</w:t>
        </w:r>
      </w:ins>
    </w:p>
    <w:p w14:paraId="70024796" w14:textId="0FED80EC" w:rsidR="007221A2" w:rsidRPr="007221A2" w:rsidRDefault="007221A2" w:rsidP="00334BD0">
      <w:pPr>
        <w:pStyle w:val="ListParagraph"/>
        <w:numPr>
          <w:ilvl w:val="0"/>
          <w:numId w:val="20"/>
        </w:numPr>
        <w:rPr>
          <w:ins w:id="173" w:author="mine" w:date="2016-10-01T15:20:00Z"/>
        </w:rPr>
      </w:pPr>
      <w:ins w:id="174" w:author="mine" w:date="2016-10-01T15:20:00Z">
        <w:r>
          <w:rPr>
            <w:lang w:val="en-US"/>
          </w:rPr>
          <w:t>type</w:t>
        </w:r>
        <w:r>
          <w:t xml:space="preserve"> – Тип на публикацията</w:t>
        </w:r>
      </w:ins>
    </w:p>
    <w:p w14:paraId="34934610" w14:textId="5D08B5B6" w:rsidR="007221A2" w:rsidRPr="007221A2" w:rsidRDefault="007221A2" w:rsidP="00334BD0">
      <w:pPr>
        <w:pStyle w:val="ListParagraph"/>
        <w:numPr>
          <w:ilvl w:val="0"/>
          <w:numId w:val="20"/>
        </w:numPr>
        <w:rPr>
          <w:ins w:id="175" w:author="mine" w:date="2016-10-01T15:20:00Z"/>
        </w:rPr>
      </w:pPr>
      <w:ins w:id="176" w:author="mine" w:date="2016-10-01T15:20:00Z">
        <w:r>
          <w:rPr>
            <w:lang w:val="en-US"/>
          </w:rPr>
          <w:t>length</w:t>
        </w:r>
        <w:r>
          <w:t xml:space="preserve"> – Дължина на публикацията</w:t>
        </w:r>
      </w:ins>
    </w:p>
    <w:p w14:paraId="3367BBB7" w14:textId="087C7496" w:rsidR="007221A2" w:rsidRPr="007221A2" w:rsidRDefault="007221A2" w:rsidP="00334BD0">
      <w:pPr>
        <w:pStyle w:val="ListParagraph"/>
        <w:numPr>
          <w:ilvl w:val="0"/>
          <w:numId w:val="20"/>
        </w:numPr>
        <w:rPr>
          <w:ins w:id="177" w:author="mine" w:date="2016-10-01T15:20:00Z"/>
        </w:rPr>
      </w:pPr>
      <w:ins w:id="178" w:author="mine" w:date="2016-10-01T15:20:00Z">
        <w:r>
          <w:rPr>
            <w:lang w:val="en-US"/>
          </w:rPr>
          <w:t>contains_hashtags</w:t>
        </w:r>
        <w:r>
          <w:t xml:space="preserve"> – Съдържа ли хаш-тагове(на англ. </w:t>
        </w:r>
        <w:r>
          <w:rPr>
            <w:lang w:val="en-US"/>
          </w:rPr>
          <w:t>hashtags)</w:t>
        </w:r>
        <w:r>
          <w:t xml:space="preserve"> публикацията</w:t>
        </w:r>
      </w:ins>
    </w:p>
    <w:p w14:paraId="414FAE85" w14:textId="1E3506D7" w:rsidR="007221A2" w:rsidRPr="007221A2" w:rsidRDefault="007221A2" w:rsidP="00334BD0">
      <w:pPr>
        <w:pStyle w:val="ListParagraph"/>
        <w:numPr>
          <w:ilvl w:val="0"/>
          <w:numId w:val="20"/>
        </w:numPr>
        <w:rPr>
          <w:ins w:id="179" w:author="mine" w:date="2016-10-01T15:20:00Z"/>
        </w:rPr>
      </w:pPr>
      <w:ins w:id="180" w:author="mine" w:date="2016-10-01T15:20:00Z">
        <w:r>
          <w:rPr>
            <w:lang w:val="en-US"/>
          </w:rPr>
          <w:t>has_responses</w:t>
        </w:r>
        <w:r>
          <w:t xml:space="preserve"> – Има ли отговори от потребители публикацията</w:t>
        </w:r>
      </w:ins>
    </w:p>
    <w:p w14:paraId="7B9BC173" w14:textId="09AE5185" w:rsidR="007221A2" w:rsidRPr="007221A2" w:rsidRDefault="007221A2" w:rsidP="00334BD0">
      <w:pPr>
        <w:pStyle w:val="ListParagraph"/>
        <w:numPr>
          <w:ilvl w:val="0"/>
          <w:numId w:val="20"/>
        </w:numPr>
        <w:rPr>
          <w:ins w:id="181" w:author="mine" w:date="2016-10-01T15:20:00Z"/>
        </w:rPr>
      </w:pPr>
      <w:ins w:id="182" w:author="mine" w:date="2016-10-01T15:20:00Z">
        <w:r>
          <w:rPr>
            <w:lang w:val="en-US"/>
          </w:rPr>
          <w:t>fan_post</w:t>
        </w:r>
        <w:r>
          <w:t xml:space="preserve"> – Има ли фен пост(на англ. </w:t>
        </w:r>
        <w:r>
          <w:rPr>
            <w:lang w:val="en-US"/>
          </w:rPr>
          <w:t xml:space="preserve">fan post) </w:t>
        </w:r>
        <w:r>
          <w:t>публикацията</w:t>
        </w:r>
      </w:ins>
    </w:p>
    <w:p w14:paraId="36A613B5" w14:textId="1ED4D1FE" w:rsidR="007221A2" w:rsidRDefault="007221A2" w:rsidP="00334BD0">
      <w:pPr>
        <w:pStyle w:val="ListParagraph"/>
        <w:numPr>
          <w:ilvl w:val="0"/>
          <w:numId w:val="20"/>
        </w:numPr>
        <w:rPr>
          <w:ins w:id="183" w:author="mine" w:date="2016-10-01T15:20:00Z"/>
        </w:rPr>
      </w:pPr>
      <w:ins w:id="184" w:author="mine" w:date="2016-10-01T15:20:00Z">
        <w:r>
          <w:rPr>
            <w:lang w:val="en-US"/>
          </w:rPr>
          <w:t xml:space="preserve">facebook_page_id – </w:t>
        </w:r>
        <w:r>
          <w:t xml:space="preserve">уникален идентификатор на </w:t>
        </w:r>
        <w:r>
          <w:rPr>
            <w:lang w:val="en-US"/>
          </w:rPr>
          <w:t xml:space="preserve">Facebook </w:t>
        </w:r>
        <w:r>
          <w:t>присъствието</w:t>
        </w:r>
      </w:ins>
    </w:p>
    <w:p w14:paraId="7F177978" w14:textId="53BC9458" w:rsidR="00631450" w:rsidRPr="00631450" w:rsidRDefault="00631450" w:rsidP="00334BD0">
      <w:pPr>
        <w:pStyle w:val="ListParagraph"/>
        <w:numPr>
          <w:ilvl w:val="0"/>
          <w:numId w:val="20"/>
        </w:numPr>
        <w:rPr>
          <w:ins w:id="185" w:author="mine" w:date="2016-10-01T15:20:00Z"/>
        </w:rPr>
      </w:pPr>
      <w:ins w:id="186" w:author="mine" w:date="2016-10-01T15:20:00Z">
        <w:r>
          <w:rPr>
            <w:lang w:val="en-US"/>
          </w:rPr>
          <w:t xml:space="preserve">contributor – </w:t>
        </w:r>
        <w:r>
          <w:t>Сътрудник - роля в приложението</w:t>
        </w:r>
      </w:ins>
    </w:p>
    <w:p w14:paraId="429BFB5C" w14:textId="2E0CC06A" w:rsidR="00631450" w:rsidRPr="00631450" w:rsidRDefault="00631450" w:rsidP="00334BD0">
      <w:pPr>
        <w:pStyle w:val="ListParagraph"/>
        <w:numPr>
          <w:ilvl w:val="0"/>
          <w:numId w:val="20"/>
        </w:numPr>
        <w:rPr>
          <w:ins w:id="187" w:author="mine" w:date="2016-10-01T15:20:00Z"/>
        </w:rPr>
      </w:pPr>
      <w:ins w:id="188" w:author="mine" w:date="2016-10-01T15:20:00Z">
        <w:r>
          <w:rPr>
            <w:lang w:val="en-US"/>
          </w:rPr>
          <w:t>email</w:t>
        </w:r>
        <w:r>
          <w:t xml:space="preserve"> – Адрес на електронната поща на сътрудника</w:t>
        </w:r>
      </w:ins>
    </w:p>
    <w:p w14:paraId="24078BA2" w14:textId="408CD693" w:rsidR="00631450" w:rsidRPr="00631450" w:rsidRDefault="00631450" w:rsidP="00334BD0">
      <w:pPr>
        <w:pStyle w:val="ListParagraph"/>
        <w:numPr>
          <w:ilvl w:val="0"/>
          <w:numId w:val="20"/>
        </w:numPr>
        <w:rPr>
          <w:ins w:id="189" w:author="mine" w:date="2016-10-01T15:20:00Z"/>
        </w:rPr>
      </w:pPr>
      <w:ins w:id="190" w:author="mine" w:date="2016-10-01T15:20:00Z">
        <w:r>
          <w:rPr>
            <w:lang w:val="en-US"/>
          </w:rPr>
          <w:t>name</w:t>
        </w:r>
        <w:r>
          <w:t xml:space="preserve"> – Име на сътрудника</w:t>
        </w:r>
      </w:ins>
    </w:p>
    <w:p w14:paraId="05A25805" w14:textId="5E38E078" w:rsidR="00631450" w:rsidRDefault="00631450" w:rsidP="00334BD0">
      <w:pPr>
        <w:pStyle w:val="ListParagraph"/>
        <w:numPr>
          <w:ilvl w:val="0"/>
          <w:numId w:val="20"/>
        </w:numPr>
        <w:rPr>
          <w:ins w:id="191" w:author="mine" w:date="2016-10-01T15:20:00Z"/>
        </w:rPr>
      </w:pPr>
      <w:ins w:id="192" w:author="mine" w:date="2016-10-01T15:20:00Z">
        <w:r>
          <w:rPr>
            <w:lang w:val="en-US"/>
          </w:rPr>
          <w:t>admin</w:t>
        </w:r>
        <w:r>
          <w:t xml:space="preserve"> – Показва дали сътрудникът е администратор</w:t>
        </w:r>
      </w:ins>
    </w:p>
    <w:p w14:paraId="5BCE9271" w14:textId="1E8BE6E1" w:rsidR="007221A2" w:rsidRPr="000169BF" w:rsidRDefault="000169BF" w:rsidP="007221A2">
      <w:pPr>
        <w:rPr>
          <w:ins w:id="193" w:author="mine" w:date="2016-10-01T15:20:00Z"/>
        </w:rPr>
      </w:pPr>
      <w:ins w:id="194" w:author="mine" w:date="2016-10-01T15:20:00Z">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w:t>
        </w:r>
        <w:r>
          <w:lastRenderedPageBreak/>
          <w:t>информацията, както и да попълват автоматично информацията за публикациите.</w:t>
        </w:r>
      </w:ins>
    </w:p>
    <w:p w14:paraId="3E54E621" w14:textId="3FFD8394" w:rsidR="00EE3C98" w:rsidRPr="007B5457" w:rsidRDefault="007E6D2F" w:rsidP="00732B44">
      <w:pPr>
        <w:pStyle w:val="Heading2"/>
        <w:numPr>
          <w:ilvl w:val="0"/>
          <w:numId w:val="11"/>
        </w:numPr>
      </w:pPr>
      <w:bookmarkStart w:id="195" w:name="_Toc462741400"/>
      <w:r>
        <w:t>Основни п</w:t>
      </w:r>
      <w:r w:rsidR="004B5F31">
        <w:t>отребителски (функционални) изисквания</w:t>
      </w:r>
      <w:bookmarkEnd w:id="103"/>
      <w:bookmarkEnd w:id="104"/>
      <w:bookmarkEnd w:id="105"/>
      <w:bookmarkEnd w:id="106"/>
      <w:bookmarkEnd w:id="195"/>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EndPr/>
        <w:sdtContent>
          <w:r w:rsidR="000574A4">
            <w:fldChar w:fldCharType="begin"/>
          </w:r>
          <w:r w:rsidR="000574A4">
            <w:rPr>
              <w:lang w:val="en-US"/>
            </w:rPr>
            <w:instrText xml:space="preserve"> CITATION Ors09 \l 1033 </w:instrText>
          </w:r>
          <w:r w:rsidR="000574A4">
            <w:fldChar w:fldCharType="separate"/>
          </w:r>
          <w:r w:rsidR="00C77DFA">
            <w:rPr>
              <w:noProof/>
              <w:lang w:val="en-US"/>
            </w:rPr>
            <w:t>(Orszag)</w:t>
          </w:r>
          <w:r w:rsidR="000574A4">
            <w:fldChar w:fldCharType="end"/>
          </w:r>
        </w:sdtContent>
      </w:sdt>
      <w:r w:rsidR="000574A4">
        <w:rPr>
          <w:lang w:val="en-US"/>
        </w:rPr>
        <w:t xml:space="preserve">. </w:t>
      </w:r>
      <w:r w:rsidR="00142515">
        <w:rPr>
          <w:lang w:val="en-US"/>
        </w:rPr>
        <w:t>Comma-</w:t>
      </w:r>
      <w:r w:rsidR="00142515">
        <w:rPr>
          <w:lang w:val="en-US"/>
        </w:rPr>
        <w:lastRenderedPageBreak/>
        <w:t xml:space="preserve">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End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C77DFA">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196" w:name="_Toc462416976"/>
      <w:bookmarkStart w:id="197" w:name="_Toc462412486"/>
      <w:bookmarkStart w:id="198" w:name="_Toc462506286"/>
      <w:bookmarkStart w:id="199" w:name="_Toc462741401"/>
      <w:bookmarkStart w:id="200" w:name="_Toc462403911"/>
      <w:r>
        <w:t>Н</w:t>
      </w:r>
      <w:r w:rsidR="000D014E">
        <w:t>е</w:t>
      </w:r>
      <w:r>
        <w:rPr>
          <w:lang w:val="en-US"/>
        </w:rPr>
        <w:t>-</w:t>
      </w:r>
      <w:r>
        <w:t>функционални</w:t>
      </w:r>
      <w:r w:rsidR="000D014E">
        <w:t xml:space="preserve"> изисквания</w:t>
      </w:r>
      <w:bookmarkEnd w:id="196"/>
      <w:bookmarkEnd w:id="197"/>
      <w:bookmarkEnd w:id="198"/>
      <w:bookmarkEnd w:id="199"/>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EndPr/>
        <w:sdtContent>
          <w:r w:rsidR="00191BE0">
            <w:fldChar w:fldCharType="begin"/>
          </w:r>
          <w:r w:rsidR="00191BE0">
            <w:rPr>
              <w:lang w:val="en-US"/>
            </w:rPr>
            <w:instrText xml:space="preserve"> CITATION chen_characterizing_2013 \l 1033 </w:instrText>
          </w:r>
          <w:r w:rsidR="00191BE0">
            <w:fldChar w:fldCharType="separate"/>
          </w:r>
          <w:r w:rsidR="00C77DFA">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201" w:name="_Toc462412488"/>
      <w:bookmarkEnd w:id="200"/>
      <w:r>
        <w:lastRenderedPageBreak/>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20">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202" w:name="_Ref462416831"/>
      <w:bookmarkStart w:id="203" w:name="_Ref462416821"/>
      <w:bookmarkStart w:id="204" w:name="_Toc462506369"/>
      <w:bookmarkStart w:id="205" w:name="_Toc462568756"/>
      <w:r>
        <w:t xml:space="preserve">Фигура </w:t>
      </w:r>
      <w:r>
        <w:fldChar w:fldCharType="begin"/>
      </w:r>
      <w:r>
        <w:instrText xml:space="preserve"> SEQ Фигура \* ARABIC </w:instrText>
      </w:r>
      <w:r>
        <w:fldChar w:fldCharType="separate"/>
      </w:r>
      <w:r w:rsidR="002B34F7">
        <w:rPr>
          <w:noProof/>
        </w:rPr>
        <w:t>2</w:t>
      </w:r>
      <w:r>
        <w:fldChar w:fldCharType="end"/>
      </w:r>
      <w:bookmarkEnd w:id="202"/>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203"/>
      <w:bookmarkEnd w:id="204"/>
      <w:bookmarkEnd w:id="205"/>
    </w:p>
    <w:p w14:paraId="2D741512" w14:textId="49D4DBC1" w:rsidR="00193D56" w:rsidRPr="00193D56" w:rsidRDefault="00EE03EF" w:rsidP="005D69A7">
      <w:pPr>
        <w:pStyle w:val="Heading2"/>
      </w:pPr>
      <w:bookmarkStart w:id="206" w:name="_Toc462416977"/>
      <w:bookmarkStart w:id="207" w:name="_Toc462506287"/>
      <w:bookmarkStart w:id="208" w:name="_Toc462741402"/>
      <w:r>
        <w:t>Процеси в развитието на системата</w:t>
      </w:r>
      <w:bookmarkEnd w:id="201"/>
      <w:bookmarkEnd w:id="206"/>
      <w:bookmarkEnd w:id="207"/>
      <w:bookmarkEnd w:id="208"/>
    </w:p>
    <w:p w14:paraId="2205440C" w14:textId="1CA1638D" w:rsidR="00FD7610" w:rsidRDefault="00FD7610">
      <w:pPr>
        <w:rPr>
          <w:lang w:eastAsia="zh-CN"/>
        </w:rPr>
      </w:pPr>
      <w:bookmarkStart w:id="209"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w:t>
      </w:r>
      <w:r>
        <w:rPr>
          <w:lang w:eastAsia="zh-CN"/>
        </w:rPr>
        <w:lastRenderedPageBreak/>
        <w:t xml:space="preserve">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209"/>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210" w:name="_Toc462506288"/>
      <w:bookmarkStart w:id="211" w:name="_Toc462741403"/>
      <w:r>
        <w:t>Работни бизнес процеси</w:t>
      </w:r>
      <w:bookmarkEnd w:id="210"/>
      <w:bookmarkEnd w:id="211"/>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212" w:name="_Ref462499952"/>
      <w:bookmarkStart w:id="213" w:name="_Toc462506289"/>
      <w:bookmarkStart w:id="214" w:name="_Toc462741404"/>
      <w:r>
        <w:lastRenderedPageBreak/>
        <w:t xml:space="preserve">Глава </w:t>
      </w:r>
      <w:r w:rsidR="00CE2B1B">
        <w:t>4</w:t>
      </w:r>
      <w:r>
        <w:t>. Проектиране на системата</w:t>
      </w:r>
      <w:bookmarkEnd w:id="212"/>
      <w:bookmarkEnd w:id="213"/>
      <w:bookmarkEnd w:id="214"/>
    </w:p>
    <w:p w14:paraId="5CEB90C1" w14:textId="77777777" w:rsidR="009B12D1" w:rsidRPr="009B12D1" w:rsidRDefault="009B12D1" w:rsidP="009B12D1">
      <w:pPr>
        <w:pStyle w:val="Heading2"/>
        <w:numPr>
          <w:ilvl w:val="0"/>
          <w:numId w:val="10"/>
        </w:numPr>
      </w:pPr>
      <w:bookmarkStart w:id="215" w:name="_Toc462506290"/>
      <w:bookmarkStart w:id="216" w:name="_Toc462741405"/>
      <w:r>
        <w:t>Използвани технологии</w:t>
      </w:r>
      <w:del w:id="217" w:author="theirs" w:date="2016-10-01T15:20:00Z">
        <w:r>
          <w:delText>,</w:delText>
        </w:r>
      </w:del>
      <w:ins w:id="218" w:author="theirs" w:date="2016-10-01T15:20:00Z">
        <w:r>
          <w:t xml:space="preserve"> </w:t>
        </w:r>
        <w:r w:rsidR="00BA2987">
          <w:t>и</w:t>
        </w:r>
      </w:ins>
      <w:ins w:id="219" w:author="murfffi" w:date="2016-10-01T15:20:00Z">
        <w:r>
          <w:t xml:space="preserve"> </w:t>
        </w:r>
      </w:ins>
      <w:r>
        <w:t>платформи</w:t>
      </w:r>
      <w:del w:id="220" w:author="theirs" w:date="2016-10-01T15:20:00Z">
        <w:r>
          <w:delText xml:space="preserve"> и методологии</w:delText>
        </w:r>
      </w:del>
      <w:bookmarkEnd w:id="215"/>
      <w:bookmarkEnd w:id="216"/>
    </w:p>
    <w:p w14:paraId="2CB84DA2" w14:textId="77777777" w:rsidR="00B8637C" w:rsidRDefault="00B8637C" w:rsidP="00B8637C">
      <w:pPr>
        <w:rPr>
          <w:ins w:id="221" w:author="theirs" w:date="2016-10-01T15:20:00Z"/>
          <w:lang w:eastAsia="zh-CN"/>
        </w:rPr>
      </w:pPr>
      <w:bookmarkStart w:id="222" w:name="_Toc462506291"/>
      <w:bookmarkStart w:id="223" w:name="_Toc462741406"/>
      <w:ins w:id="224" w:author="theirs" w:date="2016-10-01T15:20:00Z">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ins>
    </w:p>
    <w:p w14:paraId="3586FC05" w14:textId="77777777" w:rsidR="00B8637C" w:rsidRDefault="00B8637C" w:rsidP="00B8637C">
      <w:pPr>
        <w:pStyle w:val="ListParagraph"/>
        <w:numPr>
          <w:ilvl w:val="0"/>
          <w:numId w:val="25"/>
        </w:numPr>
        <w:rPr>
          <w:ins w:id="225" w:author="theirs" w:date="2016-10-01T15:20:00Z"/>
          <w:lang w:eastAsia="zh-CN"/>
        </w:rPr>
      </w:pPr>
      <w:ins w:id="226" w:author="theirs" w:date="2016-10-01T15:20:00Z">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ins>
    </w:p>
    <w:p w14:paraId="167F2030" w14:textId="77777777" w:rsidR="00B8637C" w:rsidRPr="00CB6D9F" w:rsidRDefault="00B8637C" w:rsidP="00B8637C">
      <w:pPr>
        <w:pStyle w:val="ListParagraph"/>
        <w:numPr>
          <w:ilvl w:val="0"/>
          <w:numId w:val="25"/>
        </w:numPr>
        <w:rPr>
          <w:ins w:id="227" w:author="theirs" w:date="2016-10-01T15:20:00Z"/>
          <w:lang w:eastAsia="zh-CN"/>
        </w:rPr>
      </w:pPr>
      <w:ins w:id="228" w:author="theirs" w:date="2016-10-01T15:20:00Z">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ins>
    </w:p>
    <w:p w14:paraId="26029925" w14:textId="77777777" w:rsidR="00CB6D9F" w:rsidRPr="00CB6D9F" w:rsidRDefault="00CB6D9F" w:rsidP="00B8637C">
      <w:pPr>
        <w:pStyle w:val="ListParagraph"/>
        <w:numPr>
          <w:ilvl w:val="0"/>
          <w:numId w:val="25"/>
        </w:numPr>
        <w:rPr>
          <w:ins w:id="229" w:author="theirs" w:date="2016-10-01T15:20:00Z"/>
          <w:lang w:eastAsia="zh-CN"/>
        </w:rPr>
      </w:pPr>
      <w:ins w:id="230" w:author="theirs" w:date="2016-10-01T15:20:00Z">
        <w:r>
          <w:rPr>
            <w:lang w:eastAsia="zh-CN"/>
          </w:rPr>
          <w:t xml:space="preserve">Технология за създаване на потребителски уеб интерфейс – </w:t>
        </w:r>
        <w:r>
          <w:rPr>
            <w:lang w:val="en-US" w:eastAsia="zh-CN"/>
          </w:rPr>
          <w:t>ASP.NET</w:t>
        </w:r>
      </w:ins>
    </w:p>
    <w:p w14:paraId="4CB9F3C3" w14:textId="77777777" w:rsidR="00CB6D9F" w:rsidRPr="00CB6D9F" w:rsidRDefault="00CB6D9F" w:rsidP="00B8637C">
      <w:pPr>
        <w:pStyle w:val="ListParagraph"/>
        <w:numPr>
          <w:ilvl w:val="0"/>
          <w:numId w:val="25"/>
        </w:numPr>
        <w:rPr>
          <w:ins w:id="231" w:author="theirs" w:date="2016-10-01T15:20:00Z"/>
          <w:lang w:eastAsia="zh-CN"/>
        </w:rPr>
      </w:pPr>
      <w:ins w:id="232" w:author="theirs" w:date="2016-10-01T15:20:00Z">
        <w:r>
          <w:rPr>
            <w:lang w:eastAsia="zh-CN"/>
          </w:rPr>
          <w:t xml:space="preserve">Система за управление на релационна база данни – </w:t>
        </w:r>
        <w:r>
          <w:rPr>
            <w:lang w:val="en-US" w:eastAsia="zh-CN"/>
          </w:rPr>
          <w:t>Microsoft SQL Server 2016</w:t>
        </w:r>
      </w:ins>
    </w:p>
    <w:p w14:paraId="14C95915" w14:textId="77777777" w:rsidR="00CB6D9F" w:rsidRPr="00CB6D9F" w:rsidRDefault="00CB6D9F" w:rsidP="00B8637C">
      <w:pPr>
        <w:pStyle w:val="ListParagraph"/>
        <w:numPr>
          <w:ilvl w:val="0"/>
          <w:numId w:val="25"/>
        </w:numPr>
        <w:rPr>
          <w:ins w:id="233" w:author="theirs" w:date="2016-10-01T15:20:00Z"/>
          <w:lang w:eastAsia="zh-CN"/>
        </w:rPr>
      </w:pPr>
      <w:ins w:id="234" w:author="theirs" w:date="2016-10-01T15:20:00Z">
        <w:r>
          <w:rPr>
            <w:lang w:eastAsia="zh-CN"/>
          </w:rPr>
          <w:t xml:space="preserve">Технология за обектно-ориентиран достъп до базата данни – </w:t>
        </w:r>
        <w:r>
          <w:rPr>
            <w:lang w:val="en-US" w:eastAsia="zh-CN"/>
          </w:rPr>
          <w:t>Entity Framework</w:t>
        </w:r>
      </w:ins>
    </w:p>
    <w:p w14:paraId="0B6B3AEC" w14:textId="77777777" w:rsidR="00CB6D9F" w:rsidRPr="00CB6D9F" w:rsidRDefault="00CB6D9F" w:rsidP="00B8637C">
      <w:pPr>
        <w:pStyle w:val="ListParagraph"/>
        <w:numPr>
          <w:ilvl w:val="0"/>
          <w:numId w:val="25"/>
        </w:numPr>
        <w:rPr>
          <w:ins w:id="235" w:author="theirs" w:date="2016-10-01T15:20:00Z"/>
          <w:lang w:eastAsia="zh-CN"/>
        </w:rPr>
      </w:pPr>
      <w:ins w:id="236" w:author="theirs" w:date="2016-10-01T15:20:00Z">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ins>
    </w:p>
    <w:p w14:paraId="2BC01D5E" w14:textId="77777777" w:rsidR="00CB6D9F" w:rsidRDefault="00CB6D9F" w:rsidP="00CB6D9F">
      <w:pPr>
        <w:rPr>
          <w:ins w:id="237" w:author="theirs" w:date="2016-10-01T15:20:00Z"/>
          <w:lang w:eastAsia="zh-CN"/>
        </w:rPr>
      </w:pPr>
      <w:ins w:id="238" w:author="theirs" w:date="2016-10-01T15:20:00Z">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най-популярните платформи. Популярността е жавна защото прави платформите по-съвместими с разнообразие технологии и компоненти и дава възможност за повече избор.</w:t>
        </w:r>
      </w:ins>
    </w:p>
    <w:p w14:paraId="04336A61" w14:textId="77777777" w:rsidR="00CB6D9F" w:rsidRDefault="00CB6D9F" w:rsidP="00CB6D9F">
      <w:pPr>
        <w:rPr>
          <w:ins w:id="239" w:author="theirs" w:date="2016-10-01T15:20:00Z"/>
          <w:lang w:eastAsia="zh-CN"/>
        </w:rPr>
      </w:pPr>
      <w:ins w:id="240" w:author="theirs" w:date="2016-10-01T15:20:00Z">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ins>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rPr>
          <w:ins w:id="241" w:author="theirs" w:date="2016-10-01T15:20:00Z"/>
        </w:trPr>
        <w:tc>
          <w:tcPr>
            <w:tcW w:w="2122" w:type="dxa"/>
          </w:tcPr>
          <w:p w14:paraId="4384CCCD" w14:textId="77777777" w:rsidR="00BC3B83" w:rsidRPr="00205E37" w:rsidRDefault="00BC3B83" w:rsidP="00CB6D9F">
            <w:pPr>
              <w:ind w:firstLine="0"/>
              <w:rPr>
                <w:ins w:id="242" w:author="theirs" w:date="2016-10-01T15:20:00Z"/>
                <w:b/>
                <w:lang w:eastAsia="zh-CN"/>
              </w:rPr>
            </w:pPr>
            <w:ins w:id="243" w:author="theirs" w:date="2016-10-01T15:20:00Z">
              <w:r w:rsidRPr="00205E37">
                <w:rPr>
                  <w:b/>
                  <w:lang w:eastAsia="zh-CN"/>
                </w:rPr>
                <w:t>Критерий</w:t>
              </w:r>
            </w:ins>
          </w:p>
        </w:tc>
        <w:tc>
          <w:tcPr>
            <w:tcW w:w="3260" w:type="dxa"/>
          </w:tcPr>
          <w:p w14:paraId="58B1ABD6" w14:textId="77777777" w:rsidR="00BC3B83" w:rsidRPr="00205E37" w:rsidRDefault="00BC3B83" w:rsidP="00CB6D9F">
            <w:pPr>
              <w:ind w:firstLine="0"/>
              <w:rPr>
                <w:ins w:id="244" w:author="theirs" w:date="2016-10-01T15:20:00Z"/>
                <w:b/>
                <w:lang w:val="en-US" w:eastAsia="zh-CN"/>
              </w:rPr>
            </w:pPr>
            <w:ins w:id="245" w:author="theirs" w:date="2016-10-01T15:20:00Z">
              <w:r w:rsidRPr="00205E37">
                <w:rPr>
                  <w:b/>
                  <w:lang w:eastAsia="zh-CN"/>
                </w:rPr>
                <w:t xml:space="preserve">Представяне в </w:t>
              </w:r>
              <w:r w:rsidRPr="00205E37">
                <w:rPr>
                  <w:b/>
                  <w:lang w:val="en-US" w:eastAsia="zh-CN"/>
                </w:rPr>
                <w:t>Java</w:t>
              </w:r>
            </w:ins>
          </w:p>
        </w:tc>
        <w:tc>
          <w:tcPr>
            <w:tcW w:w="3278" w:type="dxa"/>
          </w:tcPr>
          <w:p w14:paraId="331A2901" w14:textId="77777777" w:rsidR="00BC3B83" w:rsidRPr="00205E37" w:rsidRDefault="00BC3B83" w:rsidP="00CB6D9F">
            <w:pPr>
              <w:ind w:firstLine="0"/>
              <w:rPr>
                <w:ins w:id="246" w:author="theirs" w:date="2016-10-01T15:20:00Z"/>
                <w:b/>
                <w:lang w:val="en-US" w:eastAsia="zh-CN"/>
              </w:rPr>
            </w:pPr>
            <w:ins w:id="247" w:author="theirs" w:date="2016-10-01T15:20:00Z">
              <w:r w:rsidRPr="00205E37">
                <w:rPr>
                  <w:b/>
                  <w:lang w:eastAsia="zh-CN"/>
                </w:rPr>
                <w:t>Представяне в .</w:t>
              </w:r>
              <w:r w:rsidRPr="00205E37">
                <w:rPr>
                  <w:b/>
                  <w:lang w:val="en-US" w:eastAsia="zh-CN"/>
                </w:rPr>
                <w:t>NET</w:t>
              </w:r>
            </w:ins>
          </w:p>
        </w:tc>
      </w:tr>
      <w:tr w:rsidR="00BC3B83" w14:paraId="24B148F7" w14:textId="77777777" w:rsidTr="00BA2987">
        <w:trPr>
          <w:ins w:id="248" w:author="theirs" w:date="2016-10-01T15:20:00Z"/>
        </w:trPr>
        <w:tc>
          <w:tcPr>
            <w:tcW w:w="2122" w:type="dxa"/>
          </w:tcPr>
          <w:p w14:paraId="60EDCC78" w14:textId="77777777" w:rsidR="00BC3B83" w:rsidRDefault="00BC3B83" w:rsidP="00BC3B83">
            <w:pPr>
              <w:ind w:firstLine="0"/>
              <w:rPr>
                <w:ins w:id="249" w:author="theirs" w:date="2016-10-01T15:20:00Z"/>
                <w:lang w:eastAsia="zh-CN"/>
              </w:rPr>
            </w:pPr>
            <w:ins w:id="250" w:author="theirs" w:date="2016-10-01T15:20:00Z">
              <w:r>
                <w:rPr>
                  <w:lang w:eastAsia="zh-CN"/>
                </w:rPr>
                <w:t>Интеграция платформa</w:t>
              </w:r>
              <w:r w:rsidRPr="00BC3B83">
                <w:rPr>
                  <w:lang w:eastAsia="zh-CN"/>
                </w:rPr>
                <w:t xml:space="preserve"> от тип облак</w:t>
              </w:r>
              <w:r>
                <w:rPr>
                  <w:lang w:eastAsia="zh-CN"/>
                </w:rPr>
                <w:t xml:space="preserve"> за </w:t>
              </w:r>
              <w:r>
                <w:rPr>
                  <w:lang w:eastAsia="zh-CN"/>
                </w:rPr>
                <w:lastRenderedPageBreak/>
                <w:t>внедряване на приложението</w:t>
              </w:r>
            </w:ins>
          </w:p>
        </w:tc>
        <w:tc>
          <w:tcPr>
            <w:tcW w:w="3260" w:type="dxa"/>
          </w:tcPr>
          <w:p w14:paraId="1DCA0AD6" w14:textId="77777777" w:rsidR="00BC3B83" w:rsidRPr="00205E37" w:rsidRDefault="00BC3B83" w:rsidP="00BC3B83">
            <w:pPr>
              <w:ind w:firstLine="0"/>
              <w:rPr>
                <w:ins w:id="251" w:author="theirs" w:date="2016-10-01T15:20:00Z"/>
                <w:lang w:val="en-US" w:eastAsia="zh-CN"/>
              </w:rPr>
            </w:pPr>
            <w:ins w:id="252" w:author="theirs" w:date="2016-10-01T15:20:00Z">
              <w:r>
                <w:rPr>
                  <w:lang w:eastAsia="zh-CN"/>
                </w:rPr>
                <w:lastRenderedPageBreak/>
                <w:t xml:space="preserve">Най-популярната такава платформа за </w:t>
              </w:r>
              <w:r>
                <w:rPr>
                  <w:lang w:val="en-US" w:eastAsia="zh-CN"/>
                </w:rPr>
                <w:t xml:space="preserve">Java e Google Cloud Platform </w:t>
              </w:r>
            </w:ins>
            <w:customXmlInsRangeStart w:id="253" w:author="theirs" w:date="2016-10-01T15:20:00Z"/>
            <w:sdt>
              <w:sdtPr>
                <w:rPr>
                  <w:lang w:val="en-US" w:eastAsia="zh-CN"/>
                </w:rPr>
                <w:id w:val="1361622816"/>
                <w:citation/>
              </w:sdtPr>
              <w:sdtEndPr/>
              <w:sdtContent>
                <w:customXmlInsRangeEnd w:id="253"/>
                <w:ins w:id="254" w:author="theirs" w:date="2016-10-01T15:20:00Z">
                  <w:r>
                    <w:rPr>
                      <w:lang w:val="en-US" w:eastAsia="zh-CN"/>
                    </w:rPr>
                    <w:fldChar w:fldCharType="begin"/>
                  </w:r>
                  <w:r>
                    <w:rPr>
                      <w:lang w:val="en-US" w:eastAsia="zh-CN"/>
                    </w:rPr>
                    <w:instrText xml:space="preserve"> CITATION Goo16 \l 1033 </w:instrText>
                  </w:r>
                  <w:r>
                    <w:rPr>
                      <w:lang w:val="en-US" w:eastAsia="zh-CN"/>
                    </w:rPr>
                    <w:fldChar w:fldCharType="separate"/>
                  </w:r>
                </w:ins>
                <w:r w:rsidR="00C77DFA">
                  <w:rPr>
                    <w:noProof/>
                    <w:lang w:val="en-US" w:eastAsia="zh-CN"/>
                  </w:rPr>
                  <w:t>(Google Inc)</w:t>
                </w:r>
                <w:ins w:id="255" w:author="theirs" w:date="2016-10-01T15:20:00Z">
                  <w:r>
                    <w:rPr>
                      <w:lang w:val="en-US" w:eastAsia="zh-CN"/>
                    </w:rPr>
                    <w:fldChar w:fldCharType="end"/>
                  </w:r>
                </w:ins>
                <w:customXmlInsRangeStart w:id="256" w:author="theirs" w:date="2016-10-01T15:20:00Z"/>
              </w:sdtContent>
            </w:sdt>
            <w:customXmlInsRangeEnd w:id="256"/>
            <w:ins w:id="257" w:author="theirs" w:date="2016-10-01T15:20:00Z">
              <w:r>
                <w:rPr>
                  <w:lang w:val="en-US" w:eastAsia="zh-CN"/>
                </w:rPr>
                <w:t xml:space="preserve"> .</w:t>
              </w:r>
              <w:r w:rsidR="00205E37">
                <w:rPr>
                  <w:lang w:val="en-US" w:eastAsia="zh-CN"/>
                </w:rPr>
                <w:t xml:space="preserve"> </w:t>
              </w:r>
              <w:r w:rsidR="00205E37">
                <w:rPr>
                  <w:lang w:eastAsia="zh-CN"/>
                </w:rPr>
                <w:lastRenderedPageBreak/>
                <w:t xml:space="preserve">Инструментите за интеграция в среда за разработка са ограничени до платената сред </w:t>
              </w:r>
              <w:r w:rsidR="00205E37">
                <w:rPr>
                  <w:lang w:val="en-US" w:eastAsia="zh-CN"/>
                </w:rPr>
                <w:t xml:space="preserve">Intelli J Idea </w:t>
              </w:r>
            </w:ins>
            <w:customXmlInsRangeStart w:id="258" w:author="theirs" w:date="2016-10-01T15:20:00Z"/>
            <w:sdt>
              <w:sdtPr>
                <w:rPr>
                  <w:lang w:val="en-US" w:eastAsia="zh-CN"/>
                </w:rPr>
                <w:id w:val="-558625638"/>
                <w:citation/>
              </w:sdtPr>
              <w:sdtEndPr/>
              <w:sdtContent>
                <w:customXmlInsRangeEnd w:id="258"/>
                <w:ins w:id="259" w:author="theirs" w:date="2016-10-01T15:20:00Z">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ins>
                <w:r w:rsidR="00C77DFA">
                  <w:rPr>
                    <w:noProof/>
                    <w:lang w:val="en-US" w:eastAsia="zh-CN"/>
                  </w:rPr>
                  <w:t>(Google Inc)</w:t>
                </w:r>
                <w:ins w:id="260" w:author="theirs" w:date="2016-10-01T15:20:00Z">
                  <w:r w:rsidR="00205E37">
                    <w:rPr>
                      <w:lang w:val="en-US" w:eastAsia="zh-CN"/>
                    </w:rPr>
                    <w:fldChar w:fldCharType="end"/>
                  </w:r>
                </w:ins>
                <w:customXmlInsRangeStart w:id="261" w:author="theirs" w:date="2016-10-01T15:20:00Z"/>
              </w:sdtContent>
            </w:sdt>
            <w:customXmlInsRangeEnd w:id="261"/>
            <w:ins w:id="262" w:author="theirs" w:date="2016-10-01T15:20:00Z">
              <w:r w:rsidR="00205E37">
                <w:rPr>
                  <w:lang w:val="en-US" w:eastAsia="zh-CN"/>
                </w:rPr>
                <w:t>.</w:t>
              </w:r>
            </w:ins>
          </w:p>
        </w:tc>
        <w:tc>
          <w:tcPr>
            <w:tcW w:w="3278" w:type="dxa"/>
          </w:tcPr>
          <w:p w14:paraId="6B0E7527" w14:textId="77777777" w:rsidR="00BC3B83" w:rsidRPr="00205E37" w:rsidRDefault="00205E37" w:rsidP="00CB6D9F">
            <w:pPr>
              <w:ind w:firstLine="0"/>
              <w:rPr>
                <w:ins w:id="263" w:author="theirs" w:date="2016-10-01T15:20:00Z"/>
                <w:u w:val="single"/>
                <w:lang w:val="en-US" w:eastAsia="zh-CN"/>
              </w:rPr>
            </w:pPr>
            <w:ins w:id="264" w:author="theirs" w:date="2016-10-01T15:20:00Z">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w:t>
              </w:r>
              <w:r w:rsidRPr="00205E37">
                <w:rPr>
                  <w:u w:val="single"/>
                  <w:lang w:eastAsia="zh-CN"/>
                </w:rPr>
                <w:lastRenderedPageBreak/>
                <w:t xml:space="preserve">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ins>
          </w:p>
        </w:tc>
      </w:tr>
      <w:tr w:rsidR="00205E37" w14:paraId="07DB4073" w14:textId="77777777" w:rsidTr="00BA2987">
        <w:trPr>
          <w:ins w:id="265" w:author="theirs" w:date="2016-10-01T15:20:00Z"/>
        </w:trPr>
        <w:tc>
          <w:tcPr>
            <w:tcW w:w="2122" w:type="dxa"/>
          </w:tcPr>
          <w:p w14:paraId="4048DF82" w14:textId="77777777" w:rsidR="00205E37" w:rsidRPr="00205E37" w:rsidRDefault="00EE76C8" w:rsidP="00BC3B83">
            <w:pPr>
              <w:ind w:firstLine="0"/>
              <w:rPr>
                <w:ins w:id="266" w:author="theirs" w:date="2016-10-01T15:20:00Z"/>
                <w:lang w:eastAsia="zh-CN"/>
              </w:rPr>
            </w:pPr>
            <w:ins w:id="267" w:author="theirs" w:date="2016-10-01T15:20:00Z">
              <w:r>
                <w:rPr>
                  <w:lang w:eastAsia="zh-CN"/>
                </w:rPr>
                <w:lastRenderedPageBreak/>
                <w:t>Интеграция с платформи за достъп до бази данни</w:t>
              </w:r>
            </w:ins>
          </w:p>
        </w:tc>
        <w:tc>
          <w:tcPr>
            <w:tcW w:w="3260" w:type="dxa"/>
          </w:tcPr>
          <w:p w14:paraId="46B34569" w14:textId="77777777" w:rsidR="00205E37" w:rsidRPr="00EE76C8" w:rsidRDefault="00EE76C8" w:rsidP="00BC3B83">
            <w:pPr>
              <w:ind w:firstLine="0"/>
              <w:rPr>
                <w:ins w:id="268" w:author="theirs" w:date="2016-10-01T15:20:00Z"/>
                <w:lang w:eastAsia="zh-CN"/>
              </w:rPr>
            </w:pPr>
            <w:ins w:id="269" w:author="theirs" w:date="2016-10-01T15:20:00Z">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ins>
          </w:p>
        </w:tc>
        <w:tc>
          <w:tcPr>
            <w:tcW w:w="3278" w:type="dxa"/>
          </w:tcPr>
          <w:p w14:paraId="667A960C" w14:textId="77777777" w:rsidR="00205E37" w:rsidRPr="00EE76C8" w:rsidRDefault="00EE76C8" w:rsidP="00CB6D9F">
            <w:pPr>
              <w:ind w:firstLine="0"/>
              <w:rPr>
                <w:ins w:id="270" w:author="theirs" w:date="2016-10-01T15:20:00Z"/>
                <w:u w:val="single"/>
                <w:lang w:eastAsia="zh-CN"/>
              </w:rPr>
            </w:pPr>
            <w:ins w:id="271" w:author="theirs" w:date="2016-10-01T15:20:00Z">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ins>
          </w:p>
        </w:tc>
      </w:tr>
      <w:tr w:rsidR="00BA2987" w14:paraId="608A96F2" w14:textId="77777777" w:rsidTr="00BA2987">
        <w:trPr>
          <w:ins w:id="272" w:author="theirs" w:date="2016-10-01T15:20:00Z"/>
        </w:trPr>
        <w:tc>
          <w:tcPr>
            <w:tcW w:w="2122" w:type="dxa"/>
          </w:tcPr>
          <w:p w14:paraId="01443973" w14:textId="77777777" w:rsidR="00BA2987" w:rsidRDefault="00BA2987" w:rsidP="00BC3B83">
            <w:pPr>
              <w:ind w:firstLine="0"/>
              <w:rPr>
                <w:ins w:id="273" w:author="theirs" w:date="2016-10-01T15:20:00Z"/>
                <w:lang w:eastAsia="zh-CN"/>
              </w:rPr>
            </w:pPr>
            <w:ins w:id="274" w:author="theirs" w:date="2016-10-01T15:20:00Z">
              <w:r>
                <w:rPr>
                  <w:lang w:eastAsia="zh-CN"/>
                </w:rPr>
                <w:t>Достъп до платформи за разработка на уеб приложения.</w:t>
              </w:r>
            </w:ins>
          </w:p>
        </w:tc>
        <w:tc>
          <w:tcPr>
            <w:tcW w:w="3260" w:type="dxa"/>
          </w:tcPr>
          <w:p w14:paraId="315C90B3" w14:textId="77777777" w:rsidR="00BA2987" w:rsidRPr="00BA2987" w:rsidRDefault="00BA2987" w:rsidP="00BC3B83">
            <w:pPr>
              <w:ind w:firstLine="0"/>
              <w:rPr>
                <w:ins w:id="275" w:author="theirs" w:date="2016-10-01T15:20:00Z"/>
                <w:u w:val="single"/>
                <w:lang w:val="en-US" w:eastAsia="zh-CN"/>
              </w:rPr>
            </w:pPr>
            <w:ins w:id="276" w:author="theirs" w:date="2016-10-01T15:20:00Z">
              <w:r w:rsidRPr="00BA2987">
                <w:rPr>
                  <w:u w:val="single"/>
                  <w:lang w:eastAsia="zh-CN"/>
                </w:rPr>
                <w:t>Java предоставя най-голямо разнообразие от платформи за разработка на уеб приложения.</w:t>
              </w:r>
            </w:ins>
          </w:p>
        </w:tc>
        <w:tc>
          <w:tcPr>
            <w:tcW w:w="3278" w:type="dxa"/>
          </w:tcPr>
          <w:p w14:paraId="4727E50A" w14:textId="77777777" w:rsidR="00BA2987" w:rsidRPr="00BA2987" w:rsidRDefault="00BA2987" w:rsidP="00CB6D9F">
            <w:pPr>
              <w:ind w:firstLine="0"/>
              <w:rPr>
                <w:ins w:id="277" w:author="theirs" w:date="2016-10-01T15:20:00Z"/>
                <w:lang w:val="en-US" w:eastAsia="zh-CN"/>
              </w:rPr>
            </w:pPr>
            <w:ins w:id="278" w:author="theirs" w:date="2016-10-01T15:20:00Z">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ins>
          </w:p>
        </w:tc>
      </w:tr>
    </w:tbl>
    <w:p w14:paraId="3FCDB00F" w14:textId="77777777" w:rsidR="00BC3B83" w:rsidRDefault="00BC3B83" w:rsidP="00CB6D9F">
      <w:pPr>
        <w:rPr>
          <w:ins w:id="279" w:author="theirs" w:date="2016-10-01T15:20:00Z"/>
          <w:lang w:eastAsia="zh-CN"/>
        </w:rPr>
      </w:pPr>
    </w:p>
    <w:p w14:paraId="50E809BD" w14:textId="77777777" w:rsidR="00BA2987" w:rsidRPr="00BA2987" w:rsidRDefault="00BA2987" w:rsidP="00BA2987">
      <w:pPr>
        <w:rPr>
          <w:ins w:id="280" w:author="theirs" w:date="2016-10-01T15:20:00Z"/>
          <w:lang w:eastAsia="zh-CN"/>
        </w:rPr>
      </w:pPr>
      <w:ins w:id="281" w:author="theirs" w:date="2016-10-01T15:20:00Z">
        <w:r>
          <w:rPr>
            <w:lang w:eastAsia="zh-CN"/>
          </w:rPr>
          <w:t>В резултат на сравнението бе избраха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ins>
    </w:p>
    <w:p w14:paraId="5ED075D8" w14:textId="77777777" w:rsidR="00D11C4A" w:rsidRPr="00D11C4A" w:rsidRDefault="00D11C4A" w:rsidP="008E6D54">
      <w:pPr>
        <w:pStyle w:val="Heading2"/>
      </w:pPr>
      <w:r>
        <w:t>Обща архитектура на системата</w:t>
      </w:r>
      <w:bookmarkEnd w:id="222"/>
      <w:bookmarkEnd w:id="223"/>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EndPr/>
        <w:sdtContent>
          <w:r w:rsidR="002F08B1">
            <w:fldChar w:fldCharType="begin"/>
          </w:r>
          <w:r w:rsidR="002F08B1">
            <w:rPr>
              <w:lang w:val="en-US"/>
            </w:rPr>
            <w:instrText xml:space="preserve">CITATION Mic02 \l 1033 </w:instrText>
          </w:r>
          <w:r w:rsidR="002F08B1">
            <w:fldChar w:fldCharType="separate"/>
          </w:r>
          <w:r w:rsidR="00C77DFA">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21">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282" w:name="_Ref462484813"/>
      <w:bookmarkStart w:id="283" w:name="_Toc462506370"/>
      <w:bookmarkStart w:id="284" w:name="_Toc462568757"/>
      <w:r>
        <w:t xml:space="preserve">Фигура </w:t>
      </w:r>
      <w:r>
        <w:fldChar w:fldCharType="begin"/>
      </w:r>
      <w:r>
        <w:instrText xml:space="preserve"> SEQ Фигура \* ARABIC </w:instrText>
      </w:r>
      <w:r>
        <w:fldChar w:fldCharType="separate"/>
      </w:r>
      <w:r w:rsidR="002B34F7">
        <w:rPr>
          <w:noProof/>
        </w:rPr>
        <w:t>3</w:t>
      </w:r>
      <w:r>
        <w:fldChar w:fldCharType="end"/>
      </w:r>
      <w:bookmarkEnd w:id="282"/>
      <w:r>
        <w:t>: Общ дизайн на системата като многослойно приложение</w:t>
      </w:r>
      <w:bookmarkEnd w:id="283"/>
      <w:bookmarkEnd w:id="284"/>
    </w:p>
    <w:p w14:paraId="372A8CC4" w14:textId="77777777" w:rsidR="009B12D1" w:rsidRPr="00091427" w:rsidRDefault="009B12D1" w:rsidP="009B12D1">
      <w:r>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285" w:name="_Ref462488660"/>
      <w:bookmarkStart w:id="286" w:name="_Toc462506371"/>
    </w:p>
    <w:p w14:paraId="688899A7" w14:textId="77777777" w:rsidR="0035574B" w:rsidRDefault="00C77DFA" w:rsidP="0035574B">
      <w:pPr>
        <w:ind w:firstLine="0"/>
        <w:rPr>
          <w:del w:id="287" w:author="theirs" w:date="2016-10-01T15:20:00Z"/>
        </w:rPr>
      </w:pPr>
      <w:del w:id="288" w:author="theirs" w:date="2016-10-01T15:20:00Z">
        <w:r>
          <w:rPr>
            <w:noProof/>
          </w:rPr>
          <w:lastRenderedPageBreak/>
          <w:object w:dxaOrig="1440" w:dyaOrig="1440" w14:anchorId="30B913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0;margin-top:0;width:462.85pt;height:315.75pt;z-index:251695104;mso-wrap-distance-top:28.35pt;mso-wrap-distance-bottom:28.35pt;mso-position-horizontal:center;mso-position-horizontal-relative:text;mso-position-vertical:absolute;mso-position-vertical-relative:text">
              <v:imagedata r:id="rId22" o:title="" cropright="11608f"/>
              <w10:wrap type="topAndBottom"/>
            </v:shape>
            <o:OLEObject Type="Embed" ProgID="PowerPoint.Show.12" ShapeID="_x0000_s1030" DrawAspect="Content" ObjectID="_1536840685" r:id="rId23"/>
          </w:object>
        </w:r>
      </w:del>
    </w:p>
    <w:p w14:paraId="5B7B847E" w14:textId="77777777" w:rsidR="0035574B" w:rsidRDefault="00C77DFA" w:rsidP="0035574B">
      <w:pPr>
        <w:ind w:firstLine="0"/>
        <w:rPr>
          <w:ins w:id="289" w:author="theirs" w:date="2016-10-01T15:20:00Z"/>
        </w:rPr>
      </w:pPr>
      <w:ins w:id="290" w:author="theirs" w:date="2016-10-01T15:20:00Z">
        <w:r>
          <w:rPr>
            <w:noProof/>
          </w:rPr>
          <w:lastRenderedPageBreak/>
          <w:object w:dxaOrig="1440" w:dyaOrig="1440" w14:anchorId="4981A04C">
            <v:shape id="_x0000_s1029" type="#_x0000_t75" style="position:absolute;left:0;text-align:left;margin-left:0;margin-top:0;width:462.85pt;height:315.75pt;z-index:251694080;mso-wrap-distance-top:28.35pt;mso-wrap-distance-bottom:28.35pt;mso-position-horizontal:center;mso-position-horizontal-relative:text;mso-position-vertical:absolute;mso-position-vertical-relative:text">
              <v:imagedata r:id="rId22" o:title="" cropright="11608f"/>
              <w10:wrap type="topAndBottom"/>
            </v:shape>
            <o:OLEObject Type="Embed" ProgID="PowerPoint.Show.12" ShapeID="_x0000_s1029" DrawAspect="Content" ObjectID="_1536840686" r:id="rId24"/>
          </w:object>
        </w:r>
      </w:ins>
    </w:p>
    <w:p w14:paraId="2AB9F441" w14:textId="77777777" w:rsidR="0035574B" w:rsidRDefault="00C77DFA" w:rsidP="0035574B">
      <w:pPr>
        <w:ind w:firstLine="0"/>
        <w:rPr>
          <w:del w:id="291" w:author="mine" w:date="2016-10-01T15:20:00Z"/>
        </w:rPr>
      </w:pPr>
      <w:del w:id="292" w:author="mine" w:date="2016-10-01T15:20:00Z">
        <w:r>
          <w:rPr>
            <w:noProof/>
          </w:rPr>
          <w:lastRenderedPageBreak/>
          <w:object w:dxaOrig="1440" w:dyaOrig="1440" w14:anchorId="01E66691">
            <v:shape id="_x0000_s1028" type="#_x0000_t75" style="position:absolute;left:0;text-align:left;margin-left:0;margin-top:0;width:462.85pt;height:315.75pt;z-index:251692032;mso-wrap-distance-top:28.35pt;mso-wrap-distance-bottom:28.35pt;mso-position-horizontal:center;mso-position-horizontal-relative:text;mso-position-vertical:absolute;mso-position-vertical-relative:text">
              <v:imagedata r:id="rId22" o:title="" cropright="11608f"/>
              <w10:wrap type="topAndBottom"/>
            </v:shape>
            <o:OLEObject Type="Embed" ProgID="PowerPoint.Show.12" ShapeID="_x0000_s1028" DrawAspect="Content" ObjectID="_1536840687" r:id="rId25"/>
          </w:object>
        </w:r>
      </w:del>
    </w:p>
    <w:p w14:paraId="06DC00A5" w14:textId="77777777" w:rsidR="0035574B" w:rsidRDefault="00C77DFA" w:rsidP="0035574B">
      <w:pPr>
        <w:ind w:firstLine="0"/>
        <w:rPr>
          <w:ins w:id="293" w:author="mine" w:date="2016-10-01T15:20:00Z"/>
        </w:rPr>
      </w:pPr>
      <w:ins w:id="294" w:author="mine" w:date="2016-10-01T15:20:00Z">
        <w:r>
          <w:rPr>
            <w:noProof/>
          </w:rPr>
          <w:lastRenderedPageBreak/>
          <w:object w:dxaOrig="1440" w:dyaOrig="1440"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22" o:title="" cropright="11608f"/>
              <w10:wrap type="topAndBottom"/>
            </v:shape>
            <o:OLEObject Type="Embed" ProgID="PowerPoint.Show.12" ShapeID="_x0000_s1027" DrawAspect="Content" ObjectID="_1536840688" r:id="rId26"/>
          </w:object>
        </w:r>
      </w:ins>
    </w:p>
    <w:p w14:paraId="3F8A6143" w14:textId="77777777" w:rsidR="00091427" w:rsidRPr="00607B14" w:rsidRDefault="00607B14" w:rsidP="00607B14">
      <w:pPr>
        <w:pStyle w:val="Caption"/>
        <w:rPr>
          <w:lang w:val="en-US"/>
        </w:rPr>
      </w:pPr>
      <w:bookmarkStart w:id="295" w:name="_Toc462568758"/>
      <w:r>
        <w:t xml:space="preserve">Фигура </w:t>
      </w:r>
      <w:r>
        <w:fldChar w:fldCharType="begin"/>
      </w:r>
      <w:r>
        <w:instrText xml:space="preserve"> SEQ Фигура \* ARABIC </w:instrText>
      </w:r>
      <w:r>
        <w:fldChar w:fldCharType="separate"/>
      </w:r>
      <w:r w:rsidR="002B34F7">
        <w:rPr>
          <w:noProof/>
        </w:rPr>
        <w:t>4</w:t>
      </w:r>
      <w:r>
        <w:fldChar w:fldCharType="end"/>
      </w:r>
      <w:bookmarkEnd w:id="285"/>
      <w:r>
        <w:rPr>
          <w:lang w:val="en-US"/>
        </w:rPr>
        <w:t xml:space="preserve">: </w:t>
      </w:r>
      <w:r>
        <w:t>Схема на инсталация на системата в платформата Ажур (</w:t>
      </w:r>
      <w:r>
        <w:rPr>
          <w:lang w:val="en-US"/>
        </w:rPr>
        <w:t>Microsoft Azure)</w:t>
      </w:r>
      <w:bookmarkEnd w:id="286"/>
      <w:bookmarkEnd w:id="295"/>
    </w:p>
    <w:p w14:paraId="5312C564" w14:textId="77777777" w:rsidR="0035574B" w:rsidRDefault="0035574B" w:rsidP="0035574B">
      <w:bookmarkStart w:id="296" w:name="_Toc462506292"/>
    </w:p>
    <w:p w14:paraId="122B5FFA" w14:textId="77777777" w:rsidR="002266A4" w:rsidRDefault="002266A4" w:rsidP="00FF2503">
      <w:pPr>
        <w:pStyle w:val="Heading2"/>
      </w:pPr>
      <w:bookmarkStart w:id="297" w:name="_Toc462741407"/>
      <w:r>
        <w:t xml:space="preserve">Слой за съхранение на данни </w:t>
      </w:r>
      <w:r w:rsidRPr="002266A4">
        <w:rPr>
          <w:lang w:val="en-US"/>
        </w:rPr>
        <w:t xml:space="preserve">- </w:t>
      </w:r>
      <w:r>
        <w:t>Data Layer</w:t>
      </w:r>
      <w:bookmarkEnd w:id="297"/>
    </w:p>
    <w:p w14:paraId="250DBAB6" w14:textId="77777777" w:rsidR="002266A4" w:rsidRPr="008E6D54" w:rsidRDefault="002266A4" w:rsidP="002266A4">
      <w:pPr>
        <w:pStyle w:val="Heading3"/>
        <w:rPr>
          <w:lang w:val="en-US"/>
        </w:rPr>
      </w:pPr>
      <w:bookmarkStart w:id="298" w:name="_Toc462741408"/>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298"/>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EndPr/>
        <w:sdtContent>
          <w:r>
            <w:fldChar w:fldCharType="begin"/>
          </w:r>
          <w:r>
            <w:rPr>
              <w:lang w:val="en-US"/>
            </w:rPr>
            <w:instrText xml:space="preserve">CITATION Azure2015 \l 1033 </w:instrText>
          </w:r>
          <w:r>
            <w:fldChar w:fldCharType="separate"/>
          </w:r>
          <w:r w:rsidR="00C77DFA">
            <w:rPr>
              <w:noProof/>
              <w:lang w:val="en-US"/>
            </w:rPr>
            <w:t>(Microsoft Azure)</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77777777" w:rsidR="00BA2755" w:rsidRPr="000F0E56" w:rsidRDefault="00BA2755" w:rsidP="00327122">
                            <w:pPr>
                              <w:pStyle w:val="Caption"/>
                              <w:rPr>
                                <w:noProof/>
                                <w:sz w:val="24"/>
                                <w:szCs w:val="24"/>
                              </w:rPr>
                            </w:pPr>
                            <w:bookmarkStart w:id="299" w:name="_Ref462561193"/>
                            <w:bookmarkStart w:id="300" w:name="_Ref462561161"/>
                            <w:bookmarkStart w:id="301" w:name="_Toc462568759"/>
                            <w:r>
                              <w:t xml:space="preserve">Фигура </w:t>
                            </w:r>
                            <w:r>
                              <w:fldChar w:fldCharType="begin"/>
                            </w:r>
                            <w:r>
                              <w:instrText xml:space="preserve"> SEQ Фигура \* ARABIC </w:instrText>
                            </w:r>
                            <w:r>
                              <w:fldChar w:fldCharType="separate"/>
                            </w:r>
                            <w:r>
                              <w:rPr>
                                <w:noProof/>
                              </w:rPr>
                              <w:t>5</w:t>
                            </w:r>
                            <w:r>
                              <w:fldChar w:fldCharType="end"/>
                            </w:r>
                            <w:bookmarkEnd w:id="299"/>
                            <w:r>
                              <w:t xml:space="preserve">: Архитектура на </w:t>
                            </w:r>
                            <w:r>
                              <w:rPr>
                                <w:lang w:val="en-US"/>
                              </w:rPr>
                              <w:t xml:space="preserve">Microsoft SQL Server </w:t>
                            </w:r>
                            <w:sdt>
                              <w:sdtPr>
                                <w:rPr>
                                  <w:lang w:val="en-US"/>
                                </w:rPr>
                                <w:id w:val="1148553633"/>
                                <w:citation/>
                              </w:sdtPr>
                              <w:sdtEndPr/>
                              <w:sdtContent>
                                <w:r>
                                  <w:rPr>
                                    <w:lang w:val="en-US"/>
                                  </w:rPr>
                                  <w:fldChar w:fldCharType="begin"/>
                                </w:r>
                                <w:r>
                                  <w:rPr>
                                    <w:lang w:val="en-US"/>
                                  </w:rPr>
                                  <w:instrText xml:space="preserve"> CITATION Pin07 \l 1033 </w:instrText>
                                </w:r>
                                <w:r>
                                  <w:rPr>
                                    <w:lang w:val="en-US"/>
                                  </w:rPr>
                                  <w:fldChar w:fldCharType="separate"/>
                                </w:r>
                                <w:r w:rsidR="00C77DFA">
                                  <w:rPr>
                                    <w:noProof/>
                                    <w:lang w:val="en-US"/>
                                  </w:rPr>
                                  <w:t>(Pinal)</w:t>
                                </w:r>
                                <w:r>
                                  <w:rPr>
                                    <w:lang w:val="en-US"/>
                                  </w:rPr>
                                  <w:fldChar w:fldCharType="end"/>
                                </w:r>
                              </w:sdtContent>
                            </w:sdt>
                            <w:bookmarkEnd w:id="300"/>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" stroked="f">
                <v:textbox style="mso-fit-shape-to-text:t" inset="0,0,0,0">
                  <w:txbxContent>
                    <w:p w14:paraId="6F7100C5" w14:textId="77777777" w:rsidR="00BA2755" w:rsidRPr="000F0E56" w:rsidRDefault="00BA2755" w:rsidP="00327122">
                      <w:pPr>
                        <w:pStyle w:val="Caption"/>
                        <w:rPr>
                          <w:noProof/>
                          <w:sz w:val="24"/>
                          <w:szCs w:val="24"/>
                        </w:rPr>
                      </w:pPr>
                      <w:bookmarkStart w:id="302" w:name="_Ref462561193"/>
                      <w:bookmarkStart w:id="303" w:name="_Ref462561161"/>
                      <w:bookmarkStart w:id="304" w:name="_Toc462568759"/>
                      <w:r>
                        <w:t xml:space="preserve">Фигура </w:t>
                      </w:r>
                      <w:r>
                        <w:fldChar w:fldCharType="begin"/>
                      </w:r>
                      <w:r>
                        <w:instrText xml:space="preserve"> SEQ Фигура \* ARABIC </w:instrText>
                      </w:r>
                      <w:r>
                        <w:fldChar w:fldCharType="separate"/>
                      </w:r>
                      <w:r>
                        <w:rPr>
                          <w:noProof/>
                        </w:rPr>
                        <w:t>5</w:t>
                      </w:r>
                      <w:r>
                        <w:fldChar w:fldCharType="end"/>
                      </w:r>
                      <w:bookmarkEnd w:id="302"/>
                      <w:r>
                        <w:t xml:space="preserve">: Архитектура на </w:t>
                      </w:r>
                      <w:r>
                        <w:rPr>
                          <w:lang w:val="en-US"/>
                        </w:rPr>
                        <w:t xml:space="preserve">Microsoft SQL Server </w:t>
                      </w:r>
                      <w:sdt>
                        <w:sdtPr>
                          <w:rPr>
                            <w:lang w:val="en-US"/>
                          </w:rPr>
                          <w:id w:val="1148553633"/>
                          <w:citation/>
                        </w:sdtPr>
                        <w:sdtEndPr/>
                        <w:sdtContent>
                          <w:r>
                            <w:rPr>
                              <w:lang w:val="en-US"/>
                            </w:rPr>
                            <w:fldChar w:fldCharType="begin"/>
                          </w:r>
                          <w:r>
                            <w:rPr>
                              <w:lang w:val="en-US"/>
                            </w:rPr>
                            <w:instrText xml:space="preserve"> CITATION Pin07 \l 1033 </w:instrText>
                          </w:r>
                          <w:r>
                            <w:rPr>
                              <w:lang w:val="en-US"/>
                            </w:rPr>
                            <w:fldChar w:fldCharType="separate"/>
                          </w:r>
                          <w:r w:rsidR="00C77DFA">
                            <w:rPr>
                              <w:noProof/>
                              <w:lang w:val="en-US"/>
                            </w:rPr>
                            <w:t>(Pinal)</w:t>
                          </w:r>
                          <w:r>
                            <w:rPr>
                              <w:lang w:val="en-US"/>
                            </w:rPr>
                            <w:fldChar w:fldCharType="end"/>
                          </w:r>
                        </w:sdtContent>
                      </w:sdt>
                      <w:bookmarkEnd w:id="303"/>
                      <w:bookmarkEnd w:id="304"/>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305" w:name="_Toc462741409"/>
      <w:r>
        <w:lastRenderedPageBreak/>
        <w:t xml:space="preserve">Проектиране на </w:t>
      </w:r>
      <w:r w:rsidR="001A1E1F">
        <w:t xml:space="preserve">системните аспекти на </w:t>
      </w:r>
      <w:r>
        <w:t xml:space="preserve">схемата </w:t>
      </w:r>
      <w:r w:rsidR="001A1E1F">
        <w:t>на базата данни</w:t>
      </w:r>
      <w:bookmarkEnd w:id="305"/>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77777777"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EndPr/>
        <w:sdtContent>
          <w:r>
            <w:rPr>
              <w:lang w:val="en-US"/>
            </w:rPr>
            <w:fldChar w:fldCharType="begin"/>
          </w:r>
          <w:r>
            <w:rPr>
              <w:lang w:val="en-US"/>
            </w:rPr>
            <w:instrText xml:space="preserve"> CITATION Bla13 \l 1033 </w:instrText>
          </w:r>
          <w:r>
            <w:rPr>
              <w:lang w:val="en-US"/>
            </w:rPr>
            <w:fldChar w:fldCharType="separate"/>
          </w:r>
          <w:r w:rsidR="00C77DFA">
            <w:rPr>
              <w:noProof/>
              <w:lang w:val="en-US"/>
            </w:rPr>
            <w:t>(Blaha)</w:t>
          </w:r>
          <w:r>
            <w:rPr>
              <w:lang w:val="en-US"/>
            </w:rPr>
            <w:fldChar w:fldCharType="end"/>
          </w:r>
        </w:sdtContent>
      </w:sdt>
      <w:r>
        <w:t xml:space="preserve">. </w:t>
      </w:r>
      <w:r w:rsidR="00A121F8">
        <w:t>В</w:t>
      </w:r>
      <w:r w:rsidR="00A121F8">
        <w:rPr>
          <w:lang w:val="en-US"/>
        </w:rPr>
        <w:t xml:space="preserve"> </w:t>
      </w:r>
      <w:r w:rsidR="00A121F8">
        <w:t>случая, избираме да ползваме синтентични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EndPr/>
        <w:sdtContent>
          <w:r>
            <w:fldChar w:fldCharType="begin"/>
          </w:r>
          <w:r>
            <w:instrText xml:space="preserve"> CITATION Bla13 \l 1026 </w:instrText>
          </w:r>
          <w:r>
            <w:fldChar w:fldCharType="separate"/>
          </w:r>
          <w:r w:rsidR="00C77DFA">
            <w:rPr>
              <w:noProof/>
            </w:rPr>
            <w:t>(Blaha)</w:t>
          </w:r>
          <w:r>
            <w:fldChar w:fldCharType="end"/>
          </w:r>
        </w:sdtContent>
      </w:sdt>
      <w:r>
        <w:t>.</w:t>
      </w:r>
    </w:p>
    <w:p w14:paraId="4D7974B7" w14:textId="77777777"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306" w:name="_Toc462741410"/>
      <w:r>
        <w:lastRenderedPageBreak/>
        <w:t>Слой за концептуалния модел на обекти и логика (</w:t>
      </w:r>
      <w:r>
        <w:rPr>
          <w:lang w:val="en-US"/>
        </w:rPr>
        <w:t>Logic Layer)</w:t>
      </w:r>
      <w:bookmarkEnd w:id="296"/>
      <w:bookmarkEnd w:id="306"/>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8"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8" tgtFrame="&quot;_blank&quot;" tooltip="&quot;entity framework overview&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307" w:name="_Ref462490601"/>
      <w:bookmarkStart w:id="308" w:name="_Toc462506372"/>
      <w:bookmarkStart w:id="309" w:name="_Toc462568760"/>
      <w:r>
        <w:t xml:space="preserve">Фигура </w:t>
      </w:r>
      <w:r>
        <w:fldChar w:fldCharType="begin"/>
      </w:r>
      <w:r>
        <w:instrText xml:space="preserve"> SEQ Фигура \* ARABIC </w:instrText>
      </w:r>
      <w:r>
        <w:fldChar w:fldCharType="separate"/>
      </w:r>
      <w:r w:rsidR="002B34F7">
        <w:rPr>
          <w:noProof/>
        </w:rPr>
        <w:t>6</w:t>
      </w:r>
      <w:r>
        <w:fldChar w:fldCharType="end"/>
      </w:r>
      <w:bookmarkEnd w:id="307"/>
      <w:r>
        <w:t>: Адаптиране между класове и таблици и други елементи на релационна база дани</w:t>
      </w:r>
      <w:bookmarkEnd w:id="308"/>
      <w:bookmarkEnd w:id="309"/>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lastRenderedPageBreak/>
        <w:t>е продукт с отворен код от</w:t>
      </w:r>
      <w:r w:rsidR="0088726A">
        <w:t xml:space="preserve"> </w:t>
      </w:r>
      <w:r w:rsidR="0088726A" w:rsidRPr="006445FF">
        <w:t xml:space="preserve">Microsoft </w:t>
      </w:r>
      <w:sdt>
        <w:sdtPr>
          <w:id w:val="-1000356349"/>
          <w:citation/>
        </w:sdtPr>
        <w:sdtEndPr/>
        <w:sdtContent>
          <w:r>
            <w:fldChar w:fldCharType="begin"/>
          </w:r>
          <w:r>
            <w:instrText xml:space="preserve">CITATION Ent16 \l 1033 </w:instrText>
          </w:r>
          <w:r>
            <w:fldChar w:fldCharType="separate"/>
          </w:r>
          <w:r w:rsidR="00C77DFA">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End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C77DFA">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EndPr/>
        <w:sdtContent>
          <w:r w:rsidR="00CB6337">
            <w:fldChar w:fldCharType="begin"/>
          </w:r>
          <w:r w:rsidR="00CB6337">
            <w:instrText xml:space="preserve">CITATION Ent16 \l 1033 </w:instrText>
          </w:r>
          <w:r w:rsidR="00CB6337">
            <w:fldChar w:fldCharType="separate"/>
          </w:r>
          <w:r w:rsidR="00C77DFA">
            <w:rPr>
              <w:noProof/>
            </w:rPr>
            <w:t xml:space="preserve"> </w:t>
          </w:r>
          <w:r w:rsidR="00C77DFA">
            <w:rPr>
              <w:noProof/>
            </w:rPr>
            <w:t>(Entity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30"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30" tgtFrame="&quot;_blank&quot;" tooltip="&quot;entity framework overview&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310" w:name="_Ref462493981"/>
      <w:bookmarkStart w:id="311" w:name="_Toc462506373"/>
      <w:bookmarkStart w:id="312" w:name="_Toc462568761"/>
      <w:r>
        <w:t xml:space="preserve">Фигура </w:t>
      </w:r>
      <w:r>
        <w:fldChar w:fldCharType="begin"/>
      </w:r>
      <w:r>
        <w:instrText xml:space="preserve"> SEQ Фигура \* ARABIC </w:instrText>
      </w:r>
      <w:r>
        <w:fldChar w:fldCharType="separate"/>
      </w:r>
      <w:r w:rsidR="002B34F7">
        <w:rPr>
          <w:noProof/>
        </w:rPr>
        <w:t>7</w:t>
      </w:r>
      <w:r>
        <w:fldChar w:fldCharType="end"/>
      </w:r>
      <w:bookmarkEnd w:id="310"/>
      <w:r>
        <w:t xml:space="preserve">: Видове подходи за използване на </w:t>
      </w:r>
      <w:r>
        <w:rPr>
          <w:lang w:val="en-US"/>
        </w:rPr>
        <w:t xml:space="preserve">Microsoft Entity Framework </w:t>
      </w:r>
      <w:r>
        <w:t xml:space="preserve">за </w:t>
      </w:r>
      <w:r>
        <w:rPr>
          <w:lang w:val="en-US"/>
        </w:rPr>
        <w:t>Object-Relational Mapping</w:t>
      </w:r>
      <w:bookmarkEnd w:id="311"/>
      <w:bookmarkEnd w:id="312"/>
    </w:p>
    <w:p w14:paraId="3CB41D96" w14:textId="77777777" w:rsidR="002333D6" w:rsidRDefault="002333D6" w:rsidP="002333D6">
      <w:pPr>
        <w:pStyle w:val="Heading2"/>
      </w:pPr>
      <w:bookmarkStart w:id="313" w:name="_Toc462741411"/>
      <w:r w:rsidRPr="00091427">
        <w:t>Слой на интерфейса с потребители и програми</w:t>
      </w:r>
      <w:r>
        <w:t xml:space="preserve"> </w:t>
      </w:r>
      <w:r>
        <w:rPr>
          <w:lang w:val="en-US"/>
        </w:rPr>
        <w:t>– Interface layer</w:t>
      </w:r>
      <w:bookmarkEnd w:id="313"/>
    </w:p>
    <w:p w14:paraId="64DFDFA7" w14:textId="77777777" w:rsidR="002333D6" w:rsidRDefault="002333D6" w:rsidP="002B34F7">
      <w:pPr>
        <w:pStyle w:val="Heading3"/>
      </w:pPr>
      <w:bookmarkStart w:id="314" w:name="_Toc462741412"/>
      <w:r>
        <w:t>Архитектура на потребителски уеб интерфейс</w:t>
      </w:r>
      <w:bookmarkEnd w:id="314"/>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w:t>
      </w:r>
      <w:r>
        <w:lastRenderedPageBreak/>
        <w:t xml:space="preserve">базата на </w:t>
      </w:r>
      <w:r w:rsidRPr="00294A9B">
        <w:t xml:space="preserve">Common Language Runtime (CLR)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32">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77777777" w:rsidR="002333D6" w:rsidRDefault="002333D6" w:rsidP="002333D6">
      <w:pPr>
        <w:pStyle w:val="Caption"/>
      </w:pPr>
      <w:bookmarkStart w:id="315" w:name="_Toc462568762"/>
      <w:r>
        <w:t xml:space="preserve">Фигура </w:t>
      </w:r>
      <w:r>
        <w:fldChar w:fldCharType="begin"/>
      </w:r>
      <w:r>
        <w:instrText xml:space="preserve"> SEQ Фигура \* ARABIC </w:instrText>
      </w:r>
      <w:r>
        <w:fldChar w:fldCharType="separate"/>
      </w:r>
      <w:r w:rsidR="00D03E5D">
        <w:rPr>
          <w:noProof/>
        </w:rPr>
        <w:t>8</w:t>
      </w:r>
      <w:r>
        <w:fldChar w:fldCharType="end"/>
      </w:r>
      <w:r>
        <w:t xml:space="preserve">: Архитектура на </w:t>
      </w:r>
      <w:r>
        <w:rPr>
          <w:lang w:val="en-US"/>
        </w:rPr>
        <w:t xml:space="preserve">ASP.NET 4.5 </w:t>
      </w:r>
      <w:sdt>
        <w:sdtPr>
          <w:rPr>
            <w:lang w:val="en-US"/>
          </w:rPr>
          <w:id w:val="462469796"/>
          <w:citation/>
        </w:sdtPr>
        <w:sdtEndPr/>
        <w:sdtContent>
          <w:r>
            <w:rPr>
              <w:lang w:val="en-US"/>
            </w:rPr>
            <w:fldChar w:fldCharType="begin"/>
          </w:r>
          <w:r>
            <w:rPr>
              <w:lang w:val="en-US"/>
            </w:rPr>
            <w:instrText xml:space="preserve"> CITATION Pet16 \l 1033 </w:instrText>
          </w:r>
          <w:r>
            <w:rPr>
              <w:lang w:val="en-US"/>
            </w:rPr>
            <w:fldChar w:fldCharType="separate"/>
          </w:r>
          <w:r w:rsidR="00C77DFA">
            <w:rPr>
              <w:noProof/>
              <w:lang w:val="en-US"/>
            </w:rPr>
            <w:t>(Petrov)</w:t>
          </w:r>
          <w:r>
            <w:rPr>
              <w:lang w:val="en-US"/>
            </w:rPr>
            <w:fldChar w:fldCharType="end"/>
          </w:r>
        </w:sdtContent>
      </w:sdt>
      <w:bookmarkEnd w:id="315"/>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Те предоставят нужната гъвкавост като представят елементите на страницата, наречени контроли (</w:t>
      </w:r>
      <w:r>
        <w:rPr>
          <w:lang w:val="en-US"/>
        </w:rPr>
        <w:t>control)</w:t>
      </w:r>
      <w:r>
        <w:t xml:space="preserve"> като обекти.</w:t>
      </w:r>
      <w:r w:rsidRPr="00294A9B">
        <w:t xml:space="preserve"> </w:t>
      </w:r>
      <w:r>
        <w:t xml:space="preserve">Тези обекти могат да обработват събития, предизвикани от действия на </w:t>
      </w:r>
      <w:r>
        <w:lastRenderedPageBreak/>
        <w:t>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EndPr/>
        <w:sdtContent>
          <w:r>
            <w:fldChar w:fldCharType="begin"/>
          </w:r>
          <w:r>
            <w:instrText xml:space="preserve"> CITATION Tec161 \l 1033 </w:instrText>
          </w:r>
          <w:r>
            <w:fldChar w:fldCharType="separate"/>
          </w:r>
          <w:r w:rsidR="00C77DFA">
            <w:rPr>
              <w:noProof/>
            </w:rPr>
            <w:t xml:space="preserve"> </w:t>
          </w:r>
          <w:r w:rsidR="00C77DFA">
            <w:rPr>
              <w:noProof/>
            </w:rPr>
            <w:t>(Techopedia Inc.)</w:t>
          </w:r>
          <w:r>
            <w:fldChar w:fldCharType="end"/>
          </w:r>
        </w:sdtContent>
      </w:sdt>
    </w:p>
    <w:p w14:paraId="5EC9F2F1" w14:textId="77777777" w:rsidR="002333D6" w:rsidRDefault="002333D6" w:rsidP="002333D6">
      <w:pPr>
        <w:pStyle w:val="Heading3"/>
      </w:pPr>
      <w:bookmarkStart w:id="316" w:name="_Toc462741413"/>
      <w:r>
        <w:t>ASP.NET Dynamic Data</w:t>
      </w:r>
      <w:bookmarkEnd w:id="316"/>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EndPr/>
        <w:sdtContent>
          <w:r>
            <w:fldChar w:fldCharType="begin"/>
          </w:r>
          <w:r>
            <w:rPr>
              <w:lang w:val="en-US"/>
            </w:rPr>
            <w:instrText xml:space="preserve"> CITATION macdonald2010pro \l 1033 </w:instrText>
          </w:r>
          <w:r>
            <w:fldChar w:fldCharType="separate"/>
          </w:r>
          <w:r w:rsidR="00C77DFA">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77777777" w:rsidR="0088726A" w:rsidRPr="006445FF" w:rsidRDefault="002333D6" w:rsidP="002B34F7">
      <w:pPr>
        <w:pStyle w:val="Caption"/>
      </w:pPr>
      <w:bookmarkStart w:id="317" w:name="_Ref462566041"/>
      <w:bookmarkStart w:id="318" w:name="_Toc462568763"/>
      <w:r>
        <w:t xml:space="preserve">Фигура </w:t>
      </w:r>
      <w:r>
        <w:fldChar w:fldCharType="begin"/>
      </w:r>
      <w:r>
        <w:instrText xml:space="preserve"> SEQ Фигура \* ARABIC </w:instrText>
      </w:r>
      <w:r>
        <w:fldChar w:fldCharType="separate"/>
      </w:r>
      <w:r w:rsidR="00D03E5D">
        <w:rPr>
          <w:noProof/>
        </w:rPr>
        <w:t>9</w:t>
      </w:r>
      <w:r>
        <w:fldChar w:fldCharType="end"/>
      </w:r>
      <w:bookmarkEnd w:id="317"/>
      <w:r>
        <w:t xml:space="preserve">: Вътрешна архитектура на </w:t>
      </w:r>
      <w:r>
        <w:rPr>
          <w:lang w:val="en-US"/>
        </w:rPr>
        <w:t xml:space="preserve">ASP.NET Dynamic Data </w:t>
      </w:r>
      <w:sdt>
        <w:sdtPr>
          <w:rPr>
            <w:lang w:val="en-US"/>
          </w:rPr>
          <w:id w:val="1044874324"/>
          <w:citation/>
        </w:sdtPr>
        <w:sdtEndPr/>
        <w:sdtContent>
          <w:r>
            <w:rPr>
              <w:lang w:val="en-US"/>
            </w:rPr>
            <w:fldChar w:fldCharType="begin"/>
          </w:r>
          <w:r>
            <w:rPr>
              <w:lang w:val="en-US"/>
            </w:rPr>
            <w:instrText xml:space="preserve"> CITATION Mic14 \l 1033 </w:instrText>
          </w:r>
          <w:r>
            <w:rPr>
              <w:lang w:val="en-US"/>
            </w:rPr>
            <w:fldChar w:fldCharType="separate"/>
          </w:r>
          <w:r w:rsidR="00C77DFA">
            <w:rPr>
              <w:noProof/>
              <w:lang w:val="en-US"/>
            </w:rPr>
            <w:t>(Microsoft Corporation)</w:t>
          </w:r>
          <w:r>
            <w:rPr>
              <w:lang w:val="en-US"/>
            </w:rPr>
            <w:fldChar w:fldCharType="end"/>
          </w:r>
        </w:sdtContent>
      </w:sdt>
      <w:bookmarkEnd w:id="318"/>
    </w:p>
    <w:p w14:paraId="097DC63B" w14:textId="77777777" w:rsidR="0088726A" w:rsidRPr="00DF07F1" w:rsidRDefault="00664AF0" w:rsidP="002B34F7">
      <w:pPr>
        <w:pStyle w:val="Heading3"/>
      </w:pPr>
      <w:bookmarkStart w:id="319" w:name="_Ref462499923"/>
      <w:bookmarkStart w:id="320" w:name="_Toc462506293"/>
      <w:bookmarkStart w:id="321" w:name="_Toc462741414"/>
      <w:r>
        <w:lastRenderedPageBreak/>
        <w:t>Автентикация на потребители</w:t>
      </w:r>
      <w:bookmarkEnd w:id="319"/>
      <w:bookmarkEnd w:id="320"/>
      <w:bookmarkEnd w:id="321"/>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EndPr/>
        <w:sdtContent>
          <w:r>
            <w:fldChar w:fldCharType="begin"/>
          </w:r>
          <w:r>
            <w:instrText xml:space="preserve"> CITATION Fac16 \l 1033 </w:instrText>
          </w:r>
          <w:r>
            <w:fldChar w:fldCharType="separate"/>
          </w:r>
          <w:r w:rsidR="00C77DFA">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достъпна на </w:t>
      </w:r>
      <w:r w:rsidR="0088726A" w:rsidRPr="00DF07F1">
        <w:t xml:space="preserve"> </w:t>
      </w:r>
      <w:hyperlink r:id="rId34" w:history="1">
        <w:r w:rsidR="0088726A" w:rsidRPr="008E6D54">
          <w:t>iOS</w:t>
        </w:r>
      </w:hyperlink>
      <w:r w:rsidR="0088726A" w:rsidRPr="00DF07F1">
        <w:t xml:space="preserve">, </w:t>
      </w:r>
      <w:hyperlink r:id="rId35" w:history="1">
        <w:r w:rsidR="0088726A" w:rsidRPr="008E6D54">
          <w:t>Android</w:t>
        </w:r>
      </w:hyperlink>
      <w:r w:rsidR="0088726A" w:rsidRPr="00DF07F1">
        <w:t xml:space="preserve">, </w:t>
      </w:r>
      <w:hyperlink r:id="rId36"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7" w:history="1">
        <w:r w:rsidR="0088726A" w:rsidRPr="008E6D54">
          <w:t>Windows Phone</w:t>
        </w:r>
      </w:hyperlink>
      <w:r w:rsidR="0088726A" w:rsidRPr="00DF07F1">
        <w:t xml:space="preserve">, </w:t>
      </w:r>
      <w:hyperlink r:id="rId38"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lastRenderedPageBreak/>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322" w:name="_Ref462495456"/>
      <w:bookmarkStart w:id="323" w:name="_Toc462506374"/>
      <w:bookmarkStart w:id="324" w:name="_Toc462568764"/>
      <w:r>
        <w:t xml:space="preserve">Фигура </w:t>
      </w:r>
      <w:r>
        <w:fldChar w:fldCharType="begin"/>
      </w:r>
      <w:r>
        <w:instrText xml:space="preserve"> SEQ Фигура \* ARABIC </w:instrText>
      </w:r>
      <w:r>
        <w:fldChar w:fldCharType="separate"/>
      </w:r>
      <w:r w:rsidR="002B34F7">
        <w:rPr>
          <w:noProof/>
        </w:rPr>
        <w:t>10</w:t>
      </w:r>
      <w:r>
        <w:fldChar w:fldCharType="end"/>
      </w:r>
      <w:bookmarkEnd w:id="322"/>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323"/>
      <w:bookmarkEnd w:id="324"/>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В бъдещето развитие на системата, това ще позволи да се използва един и същ механизъм 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w:t>
      </w:r>
      <w:r>
        <w:lastRenderedPageBreak/>
        <w:t xml:space="preserve">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EndPr/>
        <w:sdtContent>
          <w:r>
            <w:fldChar w:fldCharType="begin"/>
          </w:r>
          <w:r>
            <w:instrText xml:space="preserve"> CITATION Fac161 \l 1026 </w:instrText>
          </w:r>
          <w:r>
            <w:fldChar w:fldCharType="separate"/>
          </w:r>
          <w:r w:rsidR="00C77DFA">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BA2755" w:rsidRPr="005E2F70" w:rsidRDefault="00BA2755" w:rsidP="00D04B6E">
                            <w:pPr>
                              <w:pStyle w:val="Caption"/>
                              <w:rPr>
                                <w:noProof/>
                                <w:sz w:val="24"/>
                                <w:szCs w:val="24"/>
                              </w:rPr>
                            </w:pPr>
                            <w:bookmarkStart w:id="325" w:name="_Ref462500422"/>
                            <w:bookmarkStart w:id="326" w:name="_Toc462506375"/>
                            <w:bookmarkStart w:id="327" w:name="_Toc462568765"/>
                            <w:r>
                              <w:t xml:space="preserve">Фигура </w:t>
                            </w:r>
                            <w:r>
                              <w:fldChar w:fldCharType="begin"/>
                            </w:r>
                            <w:r>
                              <w:instrText xml:space="preserve"> SEQ Фигура \* ARABIC </w:instrText>
                            </w:r>
                            <w:r>
                              <w:fldChar w:fldCharType="separate"/>
                            </w:r>
                            <w:r>
                              <w:rPr>
                                <w:noProof/>
                              </w:rPr>
                              <w:t>11</w:t>
                            </w:r>
                            <w:r>
                              <w:fldChar w:fldCharType="end"/>
                            </w:r>
                            <w:bookmarkEnd w:id="325"/>
                            <w:r>
                              <w:t xml:space="preserve">: Списък с атрибутите на профила, които се изискват от тестов потребител на системата </w:t>
                            </w:r>
                            <w:r>
                              <w:rPr>
                                <w:lang w:val="en-US"/>
                              </w:rPr>
                              <w:t>Social Presence</w:t>
                            </w:r>
                            <w:bookmarkEnd w:id="326"/>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P7F/RY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BA2755" w:rsidRPr="005E2F70" w:rsidRDefault="00BA2755" w:rsidP="00D04B6E">
                      <w:pPr>
                        <w:pStyle w:val="Caption"/>
                        <w:rPr>
                          <w:noProof/>
                          <w:sz w:val="24"/>
                          <w:szCs w:val="24"/>
                        </w:rPr>
                      </w:pPr>
                      <w:bookmarkStart w:id="328" w:name="_Ref462500422"/>
                      <w:bookmarkStart w:id="329" w:name="_Toc462506375"/>
                      <w:bookmarkStart w:id="330" w:name="_Toc462568765"/>
                      <w:r>
                        <w:t xml:space="preserve">Фигура </w:t>
                      </w:r>
                      <w:r>
                        <w:fldChar w:fldCharType="begin"/>
                      </w:r>
                      <w:r>
                        <w:instrText xml:space="preserve"> SEQ Фигура \* ARABIC </w:instrText>
                      </w:r>
                      <w:r>
                        <w:fldChar w:fldCharType="separate"/>
                      </w:r>
                      <w:r>
                        <w:rPr>
                          <w:noProof/>
                        </w:rPr>
                        <w:t>11</w:t>
                      </w:r>
                      <w:r>
                        <w:fldChar w:fldCharType="end"/>
                      </w:r>
                      <w:bookmarkEnd w:id="328"/>
                      <w:r>
                        <w:t xml:space="preserve">: Списък с атрибутите на профила, които се изискват от тестов потребител на системата </w:t>
                      </w:r>
                      <w:r>
                        <w:rPr>
                          <w:lang w:val="en-US"/>
                        </w:rPr>
                        <w:t>Social Presence</w:t>
                      </w:r>
                      <w:bookmarkEnd w:id="329"/>
                      <w:bookmarkEnd w:id="330"/>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40">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41">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331" w:name="_Ref462500853"/>
      <w:bookmarkStart w:id="332" w:name="_Toc462506376"/>
      <w:bookmarkStart w:id="333" w:name="_Toc462568766"/>
      <w:r>
        <w:t xml:space="preserve">Фигура </w:t>
      </w:r>
      <w:r>
        <w:fldChar w:fldCharType="begin"/>
      </w:r>
      <w:r>
        <w:instrText xml:space="preserve"> SEQ Фигура \* ARABIC </w:instrText>
      </w:r>
      <w:r>
        <w:fldChar w:fldCharType="separate"/>
      </w:r>
      <w:r w:rsidR="002B34F7">
        <w:rPr>
          <w:noProof/>
        </w:rPr>
        <w:t>12</w:t>
      </w:r>
      <w:r>
        <w:fldChar w:fldCharType="end"/>
      </w:r>
      <w:bookmarkEnd w:id="331"/>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332"/>
      <w:bookmarkEnd w:id="333"/>
    </w:p>
    <w:p w14:paraId="58D7478F" w14:textId="77777777" w:rsidR="0003456A" w:rsidRPr="0003456A" w:rsidRDefault="0003456A" w:rsidP="002B34F7">
      <w:pPr>
        <w:pStyle w:val="Heading3"/>
        <w:rPr>
          <w:del w:id="334" w:author="theirs" w:date="2016-10-01T15:20:00Z"/>
        </w:rPr>
      </w:pPr>
      <w:bookmarkStart w:id="335" w:name="_Toc462506294"/>
      <w:bookmarkStart w:id="336" w:name="_Toc462741415"/>
      <w:del w:id="337" w:author="theirs" w:date="2016-10-01T15:20:00Z">
        <w:r>
          <w:lastRenderedPageBreak/>
          <w:delText xml:space="preserve">Проектиране на уеб услуги </w:delText>
        </w:r>
        <w:r>
          <w:rPr>
            <w:lang w:val="en-US"/>
          </w:rPr>
          <w:delText xml:space="preserve">(Web Services) </w:delText>
        </w:r>
        <w:r>
          <w:delText>в системата</w:delText>
        </w:r>
        <w:bookmarkEnd w:id="335"/>
        <w:bookmarkEnd w:id="336"/>
      </w:del>
    </w:p>
    <w:p w14:paraId="5281AC52" w14:textId="77777777" w:rsidR="0088726A" w:rsidRPr="00DF07F1" w:rsidRDefault="0088726A" w:rsidP="007B5457">
      <w:pPr>
        <w:rPr>
          <w:del w:id="338" w:author="theirs" w:date="2016-10-01T15:20:00Z"/>
        </w:rPr>
      </w:pPr>
      <w:del w:id="339" w:author="theirs" w:date="2016-10-01T15:20:00Z">
        <w:r w:rsidRPr="00DF07F1">
          <w:delText xml:space="preserve">Definition - What does Web Service mean? </w:delText>
        </w:r>
      </w:del>
    </w:p>
    <w:p w14:paraId="53BCA53F" w14:textId="77777777" w:rsidR="0088726A" w:rsidRPr="00DF07F1" w:rsidRDefault="0088726A" w:rsidP="007B5457">
      <w:pPr>
        <w:rPr>
          <w:del w:id="340" w:author="theirs" w:date="2016-10-01T15:20:00Z"/>
        </w:rPr>
      </w:pPr>
      <w:del w:id="341" w:author="theirs" w:date="2016-10-01T15:20:00Z">
        <w:r w:rsidRPr="00DF07F1">
          <w:delText>A Web service, in the context of .NET, is a component that resides on a Web server and provides information and services to other network applications using standard Web protocols such as HTTP and Simple Object Access Protocol (SOAP).</w:delText>
        </w:r>
        <w:r w:rsidRPr="00DF07F1">
          <w:br/>
        </w:r>
        <w:r w:rsidRPr="00DF07F1">
          <w:br/>
          <w:delText>.NET Web services provide asynchronous communications for XML applications that operate over a .NET communications framework. They exist so that users on the Internet can use applications that are not dependent on their local operating system or hardware and are generally browser-based.</w:delText>
        </w:r>
      </w:del>
    </w:p>
    <w:p w14:paraId="071C4B77" w14:textId="77777777" w:rsidR="0088726A" w:rsidRPr="00DF07F1" w:rsidRDefault="0088726A" w:rsidP="007B5457">
      <w:pPr>
        <w:rPr>
          <w:del w:id="342" w:author="theirs" w:date="2016-10-01T15:20:00Z"/>
        </w:rPr>
      </w:pPr>
      <w:del w:id="343" w:author="theirs" w:date="2016-10-01T15:20:00Z">
        <w:r w:rsidRPr="00DF07F1">
          <w:delText>Techopedia explains Web Service</w:delText>
        </w:r>
      </w:del>
    </w:p>
    <w:p w14:paraId="6387C515" w14:textId="77777777" w:rsidR="0088726A" w:rsidRPr="00DF07F1" w:rsidRDefault="0088726A" w:rsidP="007B5457">
      <w:pPr>
        <w:rPr>
          <w:del w:id="344" w:author="theirs" w:date="2016-10-01T15:20:00Z"/>
        </w:rPr>
      </w:pPr>
      <w:del w:id="345" w:author="theirs" w:date="2016-10-01T15:20:00Z">
        <w:r w:rsidRPr="00DF07F1">
          <w:delText>The main advantage of a Web service is that its consumers can use the service without knowing about the details of its implementation, such as the hardware platform, programming language, object model, etc. Web service provides a loose coupling between heterogeneous systems with the help of XML messages, provide interoperability.</w:delText>
        </w:r>
        <w:r w:rsidRPr="00DF07F1">
          <w:br/>
        </w:r>
        <w:r w:rsidRPr="00DF07F1">
          <w:br/>
          <w:delText>Web services are designed to provide the messaging infrastructure necessary for communication across platforms using industry standards. Web services also use asynchronous communication to address the latency issue that arises due to requests from remote locations across the Internet. This allows the execution of background tasks for the client (such as responding to user interactions) until the actual completion of the Web service request.</w:delText>
        </w:r>
        <w:r w:rsidRPr="00DF07F1">
          <w:br/>
        </w:r>
        <w:r w:rsidRPr="00DF07F1">
          <w:br/>
          <w:delText>ASP.NET provides a framework that can be used to build Web services easily by focusing on the application logic rather than on the hardware necessary for writing infrastructure code for communication protocol or message transport. Web services created in ASP.NET can use features of the .NET framework such as caching, authentication and state management.</w:delText>
        </w:r>
        <w:r w:rsidRPr="00DF07F1">
          <w:br/>
        </w:r>
        <w:r w:rsidRPr="00DF07F1">
          <w:br/>
          <w:delText xml:space="preserve">Web service uses the ".asmx" extension with the @Web service directive (at the </w:delText>
        </w:r>
        <w:r w:rsidRPr="00DF07F1">
          <w:lastRenderedPageBreak/>
          <w:delText>top of file) as per the ASP.NET application model. It can be a stand-alone application or a subcomponent of a larger Web application.</w:delText>
        </w:r>
      </w:del>
      <w:customXmlDelRangeStart w:id="346" w:author="theirs" w:date="2016-10-01T15:20:00Z"/>
      <w:sdt>
        <w:sdtPr>
          <w:id w:val="-4126787"/>
          <w:citation/>
        </w:sdtPr>
        <w:sdtEndPr/>
        <w:sdtContent>
          <w:customXmlDelRangeEnd w:id="346"/>
          <w:del w:id="347" w:author="theirs" w:date="2016-10-01T15:20:00Z">
            <w:r>
              <w:fldChar w:fldCharType="begin"/>
            </w:r>
            <w:r>
              <w:delInstrText xml:space="preserve"> CITATION Tec16 \l 1033 </w:delInstrText>
            </w:r>
            <w:r>
              <w:fldChar w:fldCharType="separate"/>
            </w:r>
            <w:r w:rsidR="002B34F7">
              <w:rPr>
                <w:noProof/>
              </w:rPr>
              <w:delText xml:space="preserve"> (Techopedia Inc.)</w:delText>
            </w:r>
            <w:r>
              <w:fldChar w:fldCharType="end"/>
            </w:r>
          </w:del>
          <w:customXmlDelRangeStart w:id="348" w:author="theirs" w:date="2016-10-01T15:20:00Z"/>
        </w:sdtContent>
      </w:sdt>
      <w:customXmlDelRangeEnd w:id="348"/>
    </w:p>
    <w:p w14:paraId="6AA0A0F3" w14:textId="77777777" w:rsidR="0088726A" w:rsidRDefault="0088726A" w:rsidP="007B5457">
      <w:pPr>
        <w:rPr>
          <w:del w:id="349" w:author="theirs" w:date="2016-10-01T15:20:00Z"/>
        </w:rPr>
      </w:pPr>
      <w:del w:id="350" w:author="theirs" w:date="2016-10-01T15:20:00Z">
        <w:r w:rsidRPr="00FE7158">
          <w:rPr>
            <w:noProof/>
            <w:lang w:val="en-US"/>
          </w:rPr>
          <w:drawing>
            <wp:inline distT="0" distB="0" distL="0" distR="0" wp14:anchorId="5DD3BEFA" wp14:editId="1F52547D">
              <wp:extent cx="5943600" cy="4462358"/>
              <wp:effectExtent l="0" t="0" r="0" b="0"/>
              <wp:docPr id="8" name="Picture 8" descr="http://image.slidesharecdn.com/univ05ovosoaext-150828145753-lva1-app6891/95/service-oriented-architectures-soa-monitoring-and-management-with-hp-openview-operations-14-638.jpg?cb=144077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lidesharecdn.com/univ05ovosoaext-150828145753-lva1-app6891/95/service-oriented-architectures-soa-monitoring-and-management-with-hp-openview-operations-14-638.jpg?cb=14407739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del>
      <w:customXmlDelRangeStart w:id="351" w:author="theirs" w:date="2016-10-01T15:20:00Z"/>
      <w:sdt>
        <w:sdtPr>
          <w:id w:val="-549925298"/>
          <w:citation/>
        </w:sdtPr>
        <w:sdtEndPr/>
        <w:sdtContent>
          <w:customXmlDelRangeEnd w:id="351"/>
          <w:del w:id="352" w:author="theirs" w:date="2016-10-01T15:20:00Z">
            <w:r>
              <w:fldChar w:fldCharType="begin"/>
            </w:r>
            <w:r>
              <w:delInstrText xml:space="preserve"> CITATION Ste16 \l 1033 </w:delInstrText>
            </w:r>
            <w:r>
              <w:fldChar w:fldCharType="separate"/>
            </w:r>
            <w:r w:rsidR="002B34F7">
              <w:rPr>
                <w:noProof/>
              </w:rPr>
              <w:delText xml:space="preserve"> ( Stefan Bergstein, HP Software)</w:delText>
            </w:r>
            <w:r>
              <w:fldChar w:fldCharType="end"/>
            </w:r>
          </w:del>
          <w:customXmlDelRangeStart w:id="353" w:author="theirs" w:date="2016-10-01T15:20:00Z"/>
        </w:sdtContent>
      </w:sdt>
      <w:customXmlDelRangeEnd w:id="353"/>
    </w:p>
    <w:p w14:paraId="2F4B80D1" w14:textId="77777777" w:rsidR="0088726A" w:rsidRPr="00DF07F1" w:rsidRDefault="0088726A" w:rsidP="007B5457">
      <w:pPr>
        <w:rPr>
          <w:del w:id="354" w:author="theirs" w:date="2016-10-01T15:20:00Z"/>
        </w:rPr>
      </w:pPr>
    </w:p>
    <w:p w14:paraId="7E999309" w14:textId="77777777" w:rsidR="0088726A" w:rsidRPr="00DF07F1" w:rsidRDefault="0088726A" w:rsidP="00B8637C">
      <w:pPr>
        <w:ind w:firstLine="0"/>
        <w:pPrChange w:id="355" w:author="theirs" w:date="2016-10-01T15:20:00Z">
          <w:pPr/>
        </w:pPrChange>
      </w:pPr>
    </w:p>
    <w:p w14:paraId="1DA55719" w14:textId="42802346" w:rsidR="00B5514F" w:rsidRDefault="00B5514F" w:rsidP="008E6D54">
      <w:pPr>
        <w:spacing w:line="259" w:lineRule="auto"/>
        <w:jc w:val="left"/>
      </w:pPr>
      <w:bookmarkStart w:id="356" w:name="_Toc462506295"/>
      <w:bookmarkStart w:id="357" w:name="_Toc462403920"/>
      <w:bookmarkStart w:id="358" w:name="_Toc462412496"/>
      <w:bookmarkStart w:id="359" w:name="_Toc462416985"/>
      <w:r>
        <w:br w:type="page"/>
      </w:r>
    </w:p>
    <w:p w14:paraId="6B0B1EF0" w14:textId="77777777" w:rsidR="002333D6" w:rsidRDefault="002333D6" w:rsidP="00CE2B1B">
      <w:pPr>
        <w:pStyle w:val="Heading2"/>
        <w:numPr>
          <w:ilvl w:val="0"/>
          <w:numId w:val="10"/>
        </w:numPr>
      </w:pPr>
      <w:bookmarkStart w:id="360" w:name="_Toc462741416"/>
      <w:r>
        <w:lastRenderedPageBreak/>
        <w:t>Диаграми на структурата на компонентите на системата</w:t>
      </w:r>
      <w:bookmarkEnd w:id="360"/>
    </w:p>
    <w:p w14:paraId="24AEDA9F" w14:textId="77777777"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2DC908EC" wp14:editId="1467FE9C">
            <wp:simplePos x="0" y="0"/>
            <wp:positionH relativeFrom="margin">
              <wp:posOffset>-995680</wp:posOffset>
            </wp:positionH>
            <wp:positionV relativeFrom="paragraph">
              <wp:posOffset>313690</wp:posOffset>
            </wp:positionV>
            <wp:extent cx="7415784" cy="224942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6305BBEF" w14:textId="77777777" w:rsidR="002333D6" w:rsidRDefault="002333D6">
      <w:pPr>
        <w:spacing w:line="259" w:lineRule="auto"/>
        <w:ind w:firstLine="0"/>
        <w:jc w:val="left"/>
        <w:sectPr w:rsidR="002333D6" w:rsidSect="00437736">
          <w:headerReference w:type="default" r:id="rId44"/>
          <w:footerReference w:type="default" r:id="rId45"/>
          <w:pgSz w:w="11907" w:h="16839" w:code="9"/>
          <w:pgMar w:top="1440" w:right="1440" w:bottom="1440" w:left="1797" w:header="720" w:footer="720" w:gutter="0"/>
          <w:pgNumType w:start="0"/>
          <w:cols w:space="720"/>
          <w:titlePg/>
          <w:docGrid w:linePitch="360"/>
        </w:sectPr>
      </w:pPr>
      <w:r>
        <w:br w:type="page"/>
      </w:r>
    </w:p>
    <w:p w14:paraId="6E07A62C" w14:textId="77777777"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5888" behindDoc="0" locked="0" layoutInCell="1" allowOverlap="1" wp14:anchorId="749F54FA" wp14:editId="1F8BDE67">
            <wp:simplePos x="0" y="0"/>
            <wp:positionH relativeFrom="margin">
              <wp:posOffset>-313055</wp:posOffset>
            </wp:positionH>
            <wp:positionV relativeFrom="paragraph">
              <wp:posOffset>323850</wp:posOffset>
            </wp:positionV>
            <wp:extent cx="6732905" cy="5543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46">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363" w:name="_Toc462741417"/>
      <w:r>
        <w:lastRenderedPageBreak/>
        <w:t>Графичен д</w:t>
      </w:r>
      <w:r w:rsidR="00FF2503">
        <w:t>изайн на потребителски интерфейс</w:t>
      </w:r>
      <w:bookmarkEnd w:id="363"/>
    </w:p>
    <w:p w14:paraId="3C32CEAD" w14:textId="7CCC5733" w:rsidR="00380632" w:rsidRPr="00380632" w:rsidRDefault="00380632" w:rsidP="00380632">
      <w:pPr>
        <w:rPr>
          <w:lang w:val="en-US"/>
        </w:rPr>
      </w:pPr>
      <w:r>
        <w:rPr>
          <w:noProof/>
          <w:lang w:val="en-US"/>
        </w:rPr>
        <w:drawing>
          <wp:anchor distT="0" distB="0" distL="114300" distR="114300" simplePos="0" relativeHeight="251683840" behindDoc="0" locked="0" layoutInCell="1" allowOverlap="1" wp14:anchorId="53DFD854" wp14:editId="4D7AF039">
            <wp:simplePos x="0" y="0"/>
            <wp:positionH relativeFrom="margin">
              <wp:align>right</wp:align>
            </wp:positionH>
            <wp:positionV relativeFrom="page">
              <wp:posOffset>2886075</wp:posOffset>
            </wp:positionV>
            <wp:extent cx="5943600" cy="557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bookmarkEnd w:id="356"/>
      <w:bookmarkEnd w:id="357"/>
      <w:bookmarkEnd w:id="358"/>
      <w:bookmarkEnd w:id="359"/>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364" w:name="_Ref462499598"/>
      <w:bookmarkStart w:id="365" w:name="_Toc462506379"/>
      <w:bookmarkStart w:id="366" w:name="_Toc462568767"/>
      <w:r>
        <w:t xml:space="preserve">Фигура </w:t>
      </w:r>
      <w:r>
        <w:fldChar w:fldCharType="begin"/>
      </w:r>
      <w:r>
        <w:instrText xml:space="preserve"> SEQ Фигура \* ARABIC </w:instrText>
      </w:r>
      <w:r>
        <w:fldChar w:fldCharType="separate"/>
      </w:r>
      <w:r w:rsidR="002B34F7">
        <w:rPr>
          <w:noProof/>
        </w:rPr>
        <w:t>13</w:t>
      </w:r>
      <w:r>
        <w:fldChar w:fldCharType="end"/>
      </w:r>
      <w:bookmarkEnd w:id="364"/>
      <w:r>
        <w:t xml:space="preserve">: Автентикация с </w:t>
      </w:r>
      <w:r>
        <w:rPr>
          <w:lang w:val="en-US"/>
        </w:rPr>
        <w:t xml:space="preserve">Facebook Login </w:t>
      </w:r>
      <w:r>
        <w:t xml:space="preserve">в системата </w:t>
      </w:r>
      <w:r>
        <w:rPr>
          <w:lang w:val="en-US"/>
        </w:rPr>
        <w:t>Social Presence.</w:t>
      </w:r>
      <w:bookmarkEnd w:id="365"/>
      <w:bookmarkEnd w:id="366"/>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2B34F7" w:rsidRDefault="00D04B6E" w:rsidP="002B34F7">
      <w:pPr>
        <w:spacing w:line="259" w:lineRule="auto"/>
        <w:ind w:firstLine="0"/>
        <w:jc w:val="left"/>
        <w:rPr>
          <w:b/>
          <w:sz w:val="36"/>
        </w:rPr>
      </w:pPr>
      <w:bookmarkStart w:id="367" w:name="_Ref462560567"/>
      <w:r w:rsidRPr="002B34F7">
        <w:br w:type="page"/>
      </w:r>
    </w:p>
    <w:p w14:paraId="78088BE9" w14:textId="77777777" w:rsidR="00670544" w:rsidRDefault="00FF2503" w:rsidP="00FF2503">
      <w:pPr>
        <w:pStyle w:val="Heading1"/>
      </w:pPr>
      <w:bookmarkStart w:id="368" w:name="_Toc462741418"/>
      <w:r>
        <w:lastRenderedPageBreak/>
        <w:t>Глава 5. Реализация, тестване и внедряване на системата</w:t>
      </w:r>
      <w:bookmarkEnd w:id="367"/>
      <w:bookmarkEnd w:id="368"/>
    </w:p>
    <w:p w14:paraId="7AEC5191" w14:textId="77777777" w:rsidR="00966881" w:rsidRPr="00966881" w:rsidRDefault="00966881" w:rsidP="00966881">
      <w:pPr>
        <w:pStyle w:val="Heading2"/>
        <w:numPr>
          <w:ilvl w:val="0"/>
          <w:numId w:val="10"/>
        </w:numPr>
      </w:pPr>
      <w:bookmarkStart w:id="369" w:name="_Toc462741419"/>
      <w:r w:rsidRPr="00966881">
        <w:t>Реализация на модулите</w:t>
      </w:r>
      <w:bookmarkEnd w:id="369"/>
    </w:p>
    <w:p w14:paraId="5702257B" w14:textId="77777777" w:rsidR="00966881" w:rsidRPr="00966881" w:rsidRDefault="00966881" w:rsidP="00966881">
      <w:pPr>
        <w:pStyle w:val="Heading2"/>
      </w:pPr>
      <w:bookmarkStart w:id="370" w:name="_Toc462741420"/>
      <w:r w:rsidRPr="00966881">
        <w:t>Модулно и системно тестване</w:t>
      </w:r>
      <w:bookmarkEnd w:id="370"/>
    </w:p>
    <w:p w14:paraId="364BB3D5" w14:textId="77777777" w:rsidR="00AC53D2" w:rsidRDefault="00AC53D2" w:rsidP="00AC53D2">
      <w:pPr>
        <w:rPr>
          <w:ins w:id="371" w:author="theirs" w:date="2016-10-01T15:20:00Z"/>
          <w:lang w:eastAsia="zh-CN"/>
        </w:rPr>
      </w:pPr>
      <w:bookmarkStart w:id="372" w:name="_Toc462741421"/>
      <w:ins w:id="373" w:author="theirs" w:date="2016-10-01T15:20:00Z">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ins>
    </w:p>
    <w:p w14:paraId="113ED3B7" w14:textId="77777777" w:rsidR="00AC53D2" w:rsidRDefault="001A360A" w:rsidP="00AC53D2">
      <w:pPr>
        <w:pStyle w:val="ListParagraph"/>
        <w:numPr>
          <w:ilvl w:val="0"/>
          <w:numId w:val="27"/>
        </w:numPr>
        <w:rPr>
          <w:ins w:id="374" w:author="theirs" w:date="2016-10-01T15:20:00Z"/>
          <w:lang w:eastAsia="zh-CN"/>
        </w:rPr>
      </w:pPr>
      <w:ins w:id="375" w:author="theirs" w:date="2016-10-01T15:20:00Z">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ins>
    </w:p>
    <w:p w14:paraId="324CC516" w14:textId="77777777" w:rsidR="00AC53D2" w:rsidRDefault="001A360A" w:rsidP="00AC53D2">
      <w:pPr>
        <w:pStyle w:val="ListParagraph"/>
        <w:numPr>
          <w:ilvl w:val="0"/>
          <w:numId w:val="27"/>
        </w:numPr>
        <w:rPr>
          <w:ins w:id="376" w:author="theirs" w:date="2016-10-01T15:20:00Z"/>
          <w:lang w:eastAsia="zh-CN"/>
        </w:rPr>
      </w:pPr>
      <w:ins w:id="377" w:author="theirs" w:date="2016-10-01T15:20:00Z">
        <w:r>
          <w:rPr>
            <w:lang w:eastAsia="zh-CN"/>
          </w:rPr>
          <w:t>Изпълнение на тестването</w:t>
        </w:r>
      </w:ins>
    </w:p>
    <w:p w14:paraId="463199E9" w14:textId="77777777" w:rsidR="001A360A" w:rsidRDefault="001A360A" w:rsidP="00AC53D2">
      <w:pPr>
        <w:pStyle w:val="ListParagraph"/>
        <w:numPr>
          <w:ilvl w:val="0"/>
          <w:numId w:val="27"/>
        </w:numPr>
        <w:rPr>
          <w:ins w:id="378" w:author="theirs" w:date="2016-10-01T15:20:00Z"/>
          <w:lang w:eastAsia="zh-CN"/>
        </w:rPr>
      </w:pPr>
      <w:ins w:id="379" w:author="theirs" w:date="2016-10-01T15:20:00Z">
        <w:r>
          <w:rPr>
            <w:lang w:eastAsia="zh-CN"/>
          </w:rPr>
          <w:t>Анализ на резулатите</w:t>
        </w:r>
      </w:ins>
    </w:p>
    <w:p w14:paraId="77EA4CF8" w14:textId="77777777" w:rsidR="001A360A" w:rsidRDefault="001A360A" w:rsidP="001A360A">
      <w:pPr>
        <w:rPr>
          <w:ins w:id="380" w:author="theirs" w:date="2016-10-01T15:20:00Z"/>
          <w:lang w:eastAsia="zh-CN"/>
        </w:rPr>
      </w:pPr>
      <w:ins w:id="381" w:author="theirs" w:date="2016-10-01T15:20:00Z">
        <w:r>
          <w:rPr>
            <w:lang w:eastAsia="zh-CN"/>
          </w:rPr>
          <w:t>При планирането е нужно да бъде избрана комбинацията от методи за тестване на системата. Сравнихме следните методи:</w:t>
        </w:r>
      </w:ins>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rPr>
          <w:ins w:id="382" w:author="theirs" w:date="2016-10-01T15:20:00Z"/>
        </w:trPr>
        <w:tc>
          <w:tcPr>
            <w:tcW w:w="1413" w:type="dxa"/>
          </w:tcPr>
          <w:p w14:paraId="7297B150" w14:textId="77777777" w:rsidR="001A360A" w:rsidRPr="001A360A" w:rsidRDefault="001A360A" w:rsidP="001A360A">
            <w:pPr>
              <w:ind w:firstLine="0"/>
              <w:rPr>
                <w:ins w:id="383" w:author="theirs" w:date="2016-10-01T15:20:00Z"/>
                <w:b/>
                <w:lang w:eastAsia="zh-CN"/>
              </w:rPr>
            </w:pPr>
            <w:ins w:id="384" w:author="theirs" w:date="2016-10-01T15:20:00Z">
              <w:r w:rsidRPr="001A360A">
                <w:rPr>
                  <w:b/>
                  <w:lang w:eastAsia="zh-CN"/>
                </w:rPr>
                <w:t>Метод</w:t>
              </w:r>
            </w:ins>
          </w:p>
        </w:tc>
        <w:tc>
          <w:tcPr>
            <w:tcW w:w="3685" w:type="dxa"/>
          </w:tcPr>
          <w:p w14:paraId="407A4791" w14:textId="77777777" w:rsidR="001A360A" w:rsidRPr="001A360A" w:rsidRDefault="001A360A" w:rsidP="001A360A">
            <w:pPr>
              <w:ind w:firstLine="0"/>
              <w:rPr>
                <w:ins w:id="385" w:author="theirs" w:date="2016-10-01T15:20:00Z"/>
                <w:b/>
                <w:lang w:eastAsia="zh-CN"/>
              </w:rPr>
            </w:pPr>
            <w:ins w:id="386" w:author="theirs" w:date="2016-10-01T15:20:00Z">
              <w:r w:rsidRPr="001A360A">
                <w:rPr>
                  <w:b/>
                  <w:lang w:eastAsia="zh-CN"/>
                </w:rPr>
                <w:t>Предимства</w:t>
              </w:r>
            </w:ins>
          </w:p>
        </w:tc>
        <w:tc>
          <w:tcPr>
            <w:tcW w:w="3562" w:type="dxa"/>
          </w:tcPr>
          <w:p w14:paraId="2E18691B" w14:textId="77777777" w:rsidR="001A360A" w:rsidRPr="001A360A" w:rsidRDefault="001A360A" w:rsidP="001A360A">
            <w:pPr>
              <w:ind w:firstLine="0"/>
              <w:rPr>
                <w:ins w:id="387" w:author="theirs" w:date="2016-10-01T15:20:00Z"/>
                <w:b/>
                <w:lang w:eastAsia="zh-CN"/>
              </w:rPr>
            </w:pPr>
            <w:ins w:id="388" w:author="theirs" w:date="2016-10-01T15:20:00Z">
              <w:r w:rsidRPr="001A360A">
                <w:rPr>
                  <w:b/>
                  <w:lang w:eastAsia="zh-CN"/>
                </w:rPr>
                <w:t>Недостатъци</w:t>
              </w:r>
            </w:ins>
          </w:p>
        </w:tc>
      </w:tr>
      <w:tr w:rsidR="001A360A" w14:paraId="01313E83" w14:textId="77777777" w:rsidTr="001A360A">
        <w:trPr>
          <w:ins w:id="389" w:author="theirs" w:date="2016-10-01T15:20:00Z"/>
        </w:trPr>
        <w:tc>
          <w:tcPr>
            <w:tcW w:w="1413" w:type="dxa"/>
          </w:tcPr>
          <w:p w14:paraId="002CF186" w14:textId="77777777" w:rsidR="001A360A" w:rsidRDefault="001A360A" w:rsidP="001A360A">
            <w:pPr>
              <w:ind w:firstLine="0"/>
              <w:rPr>
                <w:ins w:id="390" w:author="theirs" w:date="2016-10-01T15:20:00Z"/>
                <w:lang w:eastAsia="zh-CN"/>
              </w:rPr>
            </w:pPr>
            <w:ins w:id="391" w:author="theirs" w:date="2016-10-01T15:20:00Z">
              <w:r>
                <w:rPr>
                  <w:lang w:eastAsia="zh-CN"/>
                </w:rPr>
                <w:t>Ръчно тестване</w:t>
              </w:r>
            </w:ins>
          </w:p>
        </w:tc>
        <w:tc>
          <w:tcPr>
            <w:tcW w:w="3685" w:type="dxa"/>
          </w:tcPr>
          <w:p w14:paraId="573A5335" w14:textId="77777777" w:rsidR="001A360A" w:rsidRDefault="001A360A" w:rsidP="001A360A">
            <w:pPr>
              <w:ind w:firstLine="0"/>
              <w:rPr>
                <w:ins w:id="392" w:author="theirs" w:date="2016-10-01T15:20:00Z"/>
                <w:lang w:eastAsia="zh-CN"/>
              </w:rPr>
            </w:pPr>
            <w:ins w:id="393" w:author="theirs" w:date="2016-10-01T15:20:00Z">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ins>
          </w:p>
        </w:tc>
        <w:tc>
          <w:tcPr>
            <w:tcW w:w="3562" w:type="dxa"/>
          </w:tcPr>
          <w:p w14:paraId="7396F490" w14:textId="77777777" w:rsidR="001A360A" w:rsidRDefault="001A360A" w:rsidP="001A360A">
            <w:pPr>
              <w:ind w:firstLine="0"/>
              <w:rPr>
                <w:ins w:id="394" w:author="theirs" w:date="2016-10-01T15:20:00Z"/>
                <w:lang w:eastAsia="zh-CN"/>
              </w:rPr>
            </w:pPr>
            <w:ins w:id="395" w:author="theirs" w:date="2016-10-01T15:20:00Z">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ins>
          </w:p>
        </w:tc>
      </w:tr>
      <w:tr w:rsidR="001A360A" w14:paraId="3107F866" w14:textId="77777777" w:rsidTr="001A360A">
        <w:trPr>
          <w:ins w:id="396" w:author="theirs" w:date="2016-10-01T15:20:00Z"/>
        </w:trPr>
        <w:tc>
          <w:tcPr>
            <w:tcW w:w="1413" w:type="dxa"/>
          </w:tcPr>
          <w:p w14:paraId="5937E75A" w14:textId="77777777" w:rsidR="001A360A" w:rsidRDefault="001A360A" w:rsidP="001A360A">
            <w:pPr>
              <w:ind w:firstLine="0"/>
              <w:rPr>
                <w:ins w:id="397" w:author="theirs" w:date="2016-10-01T15:20:00Z"/>
                <w:lang w:eastAsia="zh-CN"/>
              </w:rPr>
            </w:pPr>
            <w:ins w:id="398" w:author="theirs" w:date="2016-10-01T15:20:00Z">
              <w:r>
                <w:rPr>
                  <w:lang w:eastAsia="zh-CN"/>
                </w:rPr>
                <w:t>Автоматично тестване</w:t>
              </w:r>
            </w:ins>
          </w:p>
        </w:tc>
        <w:tc>
          <w:tcPr>
            <w:tcW w:w="3685" w:type="dxa"/>
          </w:tcPr>
          <w:p w14:paraId="50B357A3" w14:textId="77777777" w:rsidR="001A360A" w:rsidRDefault="001A360A" w:rsidP="001A360A">
            <w:pPr>
              <w:ind w:firstLine="0"/>
              <w:rPr>
                <w:ins w:id="399" w:author="theirs" w:date="2016-10-01T15:20:00Z"/>
                <w:lang w:eastAsia="zh-CN"/>
              </w:rPr>
            </w:pPr>
            <w:ins w:id="400" w:author="theirs" w:date="2016-10-01T15:20:00Z">
              <w:r>
                <w:rPr>
                  <w:lang w:eastAsia="zh-CN"/>
                </w:rPr>
                <w:t>Повтарянето на вече направени автоматични тестове след промяна на системата не изисква усилия.</w:t>
              </w:r>
            </w:ins>
          </w:p>
        </w:tc>
        <w:tc>
          <w:tcPr>
            <w:tcW w:w="3562" w:type="dxa"/>
          </w:tcPr>
          <w:p w14:paraId="0B35FBC2" w14:textId="77777777" w:rsidR="001A360A" w:rsidRDefault="001A360A" w:rsidP="001A360A">
            <w:pPr>
              <w:ind w:firstLine="0"/>
              <w:rPr>
                <w:ins w:id="401" w:author="theirs" w:date="2016-10-01T15:20:00Z"/>
                <w:lang w:eastAsia="zh-CN"/>
              </w:rPr>
            </w:pPr>
            <w:ins w:id="402" w:author="theirs" w:date="2016-10-01T15:20:00Z">
              <w:r>
                <w:rPr>
                  <w:lang w:eastAsia="zh-CN"/>
                </w:rPr>
                <w:t xml:space="preserve">Реализирането на множество тестови сценарии е увеличава времето за реализация на системата. С случая на тестове на потребителски </w:t>
              </w:r>
              <w:r>
                <w:rPr>
                  <w:lang w:eastAsia="zh-CN"/>
                </w:rPr>
                <w:lastRenderedPageBreak/>
                <w:t>интерфейс увеличението е двойно.</w:t>
              </w:r>
            </w:ins>
          </w:p>
        </w:tc>
      </w:tr>
      <w:tr w:rsidR="001A360A" w14:paraId="04C828E1" w14:textId="77777777" w:rsidTr="001A360A">
        <w:trPr>
          <w:ins w:id="403" w:author="theirs" w:date="2016-10-01T15:20:00Z"/>
        </w:trPr>
        <w:tc>
          <w:tcPr>
            <w:tcW w:w="1413" w:type="dxa"/>
          </w:tcPr>
          <w:p w14:paraId="19D1405E" w14:textId="77777777" w:rsidR="001A360A" w:rsidRDefault="001A360A" w:rsidP="001A360A">
            <w:pPr>
              <w:ind w:firstLine="0"/>
              <w:rPr>
                <w:ins w:id="404" w:author="theirs" w:date="2016-10-01T15:20:00Z"/>
                <w:lang w:eastAsia="zh-CN"/>
              </w:rPr>
            </w:pPr>
            <w:ins w:id="405" w:author="theirs" w:date="2016-10-01T15:20:00Z">
              <w:r>
                <w:rPr>
                  <w:lang w:eastAsia="zh-CN"/>
                </w:rPr>
                <w:lastRenderedPageBreak/>
                <w:t>Модулно тестване</w:t>
              </w:r>
            </w:ins>
          </w:p>
        </w:tc>
        <w:tc>
          <w:tcPr>
            <w:tcW w:w="3685" w:type="dxa"/>
          </w:tcPr>
          <w:p w14:paraId="0B9F0B6D" w14:textId="77777777" w:rsidR="001A360A" w:rsidRDefault="001A360A" w:rsidP="001A360A">
            <w:pPr>
              <w:ind w:firstLine="0"/>
              <w:rPr>
                <w:ins w:id="406" w:author="theirs" w:date="2016-10-01T15:20:00Z"/>
                <w:lang w:eastAsia="zh-CN"/>
              </w:rPr>
            </w:pPr>
            <w:ins w:id="407" w:author="theirs" w:date="2016-10-01T15:20:00Z">
              <w:r>
                <w:rPr>
                  <w:lang w:eastAsia="zh-CN"/>
                </w:rPr>
                <w:t>Тестването на отделни модули прави лесно откриването на мястото на проблема при неуспех на тест.</w:t>
              </w:r>
            </w:ins>
          </w:p>
        </w:tc>
        <w:tc>
          <w:tcPr>
            <w:tcW w:w="3562" w:type="dxa"/>
          </w:tcPr>
          <w:p w14:paraId="6F860DB1" w14:textId="77777777" w:rsidR="001A360A" w:rsidRDefault="00750668" w:rsidP="001A360A">
            <w:pPr>
              <w:ind w:firstLine="0"/>
              <w:rPr>
                <w:ins w:id="408" w:author="theirs" w:date="2016-10-01T15:20:00Z"/>
                <w:lang w:eastAsia="zh-CN"/>
              </w:rPr>
            </w:pPr>
            <w:ins w:id="409" w:author="theirs" w:date="2016-10-01T15:20:00Z">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ins>
          </w:p>
        </w:tc>
      </w:tr>
      <w:tr w:rsidR="00750668" w14:paraId="138B4CC9" w14:textId="77777777" w:rsidTr="001A360A">
        <w:trPr>
          <w:ins w:id="410" w:author="theirs" w:date="2016-10-01T15:20:00Z"/>
        </w:trPr>
        <w:tc>
          <w:tcPr>
            <w:tcW w:w="1413" w:type="dxa"/>
          </w:tcPr>
          <w:p w14:paraId="0DD4F0AB" w14:textId="77777777" w:rsidR="00750668" w:rsidRDefault="00750668" w:rsidP="001A360A">
            <w:pPr>
              <w:ind w:firstLine="0"/>
              <w:rPr>
                <w:ins w:id="411" w:author="theirs" w:date="2016-10-01T15:20:00Z"/>
                <w:lang w:eastAsia="zh-CN"/>
              </w:rPr>
            </w:pPr>
            <w:ins w:id="412" w:author="theirs" w:date="2016-10-01T15:20:00Z">
              <w:r>
                <w:rPr>
                  <w:lang w:eastAsia="zh-CN"/>
                </w:rPr>
                <w:t>Системно тестване</w:t>
              </w:r>
            </w:ins>
          </w:p>
        </w:tc>
        <w:tc>
          <w:tcPr>
            <w:tcW w:w="3685" w:type="dxa"/>
          </w:tcPr>
          <w:p w14:paraId="3D219B0D" w14:textId="77777777" w:rsidR="00750668" w:rsidRDefault="00750668" w:rsidP="001A360A">
            <w:pPr>
              <w:ind w:firstLine="0"/>
              <w:rPr>
                <w:ins w:id="413" w:author="theirs" w:date="2016-10-01T15:20:00Z"/>
                <w:lang w:eastAsia="zh-CN"/>
              </w:rPr>
            </w:pPr>
            <w:ins w:id="414" w:author="theirs" w:date="2016-10-01T15:20:00Z">
              <w:r>
                <w:rPr>
                  <w:lang w:eastAsia="zh-CN"/>
                </w:rPr>
                <w:t>Единственият начин да се тества реализацията на пълни функционални изисквания.</w:t>
              </w:r>
            </w:ins>
          </w:p>
        </w:tc>
        <w:tc>
          <w:tcPr>
            <w:tcW w:w="3562" w:type="dxa"/>
          </w:tcPr>
          <w:p w14:paraId="4D460DC6" w14:textId="77777777" w:rsidR="00750668" w:rsidRDefault="00750668" w:rsidP="001A360A">
            <w:pPr>
              <w:ind w:firstLine="0"/>
              <w:rPr>
                <w:ins w:id="415" w:author="theirs" w:date="2016-10-01T15:20:00Z"/>
                <w:lang w:eastAsia="zh-CN"/>
              </w:rPr>
            </w:pPr>
            <w:ins w:id="416" w:author="theirs" w:date="2016-10-01T15:20:00Z">
              <w:r>
                <w:rPr>
                  <w:lang w:eastAsia="zh-CN"/>
                </w:rPr>
                <w:t>При неуспех в тест е трудно да се определи в кой модул е проблема в системата.</w:t>
              </w:r>
            </w:ins>
          </w:p>
        </w:tc>
      </w:tr>
    </w:tbl>
    <w:p w14:paraId="620D650D" w14:textId="77777777" w:rsidR="001A360A" w:rsidRDefault="001A360A" w:rsidP="001A360A">
      <w:pPr>
        <w:rPr>
          <w:ins w:id="417" w:author="theirs" w:date="2016-10-01T15:20:00Z"/>
          <w:lang w:eastAsia="zh-CN"/>
        </w:rPr>
      </w:pPr>
    </w:p>
    <w:p w14:paraId="36EAA01B" w14:textId="77777777" w:rsidR="00750668" w:rsidRDefault="00750668" w:rsidP="001A360A">
      <w:pPr>
        <w:rPr>
          <w:ins w:id="418" w:author="theirs" w:date="2016-10-01T15:20:00Z"/>
          <w:lang w:eastAsia="zh-CN"/>
        </w:rPr>
      </w:pPr>
      <w:ins w:id="419" w:author="theirs" w:date="2016-10-01T15:20:00Z">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ins>
    </w:p>
    <w:p w14:paraId="620CF35D" w14:textId="77777777" w:rsidR="00750668" w:rsidRDefault="00750668" w:rsidP="001A360A">
      <w:pPr>
        <w:rPr>
          <w:ins w:id="420" w:author="theirs" w:date="2016-10-01T15:20:00Z"/>
          <w:lang w:eastAsia="zh-CN"/>
        </w:rPr>
      </w:pPr>
      <w:ins w:id="421" w:author="theirs" w:date="2016-10-01T15:20:00Z">
        <w:r>
          <w:rPr>
            <w:lang w:eastAsia="zh-CN"/>
          </w:rPr>
          <w:t>За завършване на планирането беше създаден план за тестове. За краткост по-долу не е включен пълния план, а само примери.</w:t>
        </w:r>
      </w:ins>
    </w:p>
    <w:p w14:paraId="25E12289" w14:textId="77777777" w:rsidR="00750668" w:rsidRDefault="00750668" w:rsidP="001A360A">
      <w:pPr>
        <w:rPr>
          <w:ins w:id="422" w:author="theirs" w:date="2016-10-01T15:20:00Z"/>
          <w:lang w:eastAsia="zh-CN"/>
        </w:rPr>
      </w:pPr>
      <w:ins w:id="423" w:author="theirs" w:date="2016-10-01T15:20:00Z">
        <w:r>
          <w:rPr>
            <w:lang w:eastAsia="zh-CN"/>
          </w:rPr>
          <w:t>Сценарии за автоматично модулно тестване:</w:t>
        </w:r>
      </w:ins>
    </w:p>
    <w:p w14:paraId="48F69CE3" w14:textId="77777777" w:rsidR="00750668" w:rsidRPr="00AB0C56" w:rsidRDefault="00AB0C56" w:rsidP="00750668">
      <w:pPr>
        <w:pStyle w:val="ListParagraph"/>
        <w:numPr>
          <w:ilvl w:val="0"/>
          <w:numId w:val="29"/>
        </w:numPr>
        <w:rPr>
          <w:ins w:id="424" w:author="theirs" w:date="2016-10-01T15:20:00Z"/>
          <w:lang w:eastAsia="zh-CN"/>
        </w:rPr>
      </w:pPr>
      <w:ins w:id="425" w:author="theirs" w:date="2016-10-01T15:20:00Z">
        <w:r>
          <w:rPr>
            <w:lang w:eastAsia="zh-CN"/>
          </w:rPr>
          <w:t xml:space="preserve">Тест на модул на извличане на постове: липса на постове на дадена страница във </w:t>
        </w:r>
        <w:r>
          <w:rPr>
            <w:lang w:val="en-US" w:eastAsia="zh-CN"/>
          </w:rPr>
          <w:t>Facebook</w:t>
        </w:r>
      </w:ins>
    </w:p>
    <w:p w14:paraId="37ED965E" w14:textId="77777777" w:rsidR="00AB0C56" w:rsidRDefault="00AB0C56" w:rsidP="00750668">
      <w:pPr>
        <w:pStyle w:val="ListParagraph"/>
        <w:numPr>
          <w:ilvl w:val="0"/>
          <w:numId w:val="29"/>
        </w:numPr>
        <w:rPr>
          <w:ins w:id="426" w:author="theirs" w:date="2016-10-01T15:20:00Z"/>
          <w:lang w:eastAsia="zh-CN"/>
        </w:rPr>
      </w:pPr>
      <w:ins w:id="427" w:author="theirs" w:date="2016-10-01T15:20:00Z">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ins>
    </w:p>
    <w:p w14:paraId="30AE6F30" w14:textId="77777777" w:rsidR="00AB0C56" w:rsidRDefault="00AB0C56" w:rsidP="00750668">
      <w:pPr>
        <w:pStyle w:val="ListParagraph"/>
        <w:numPr>
          <w:ilvl w:val="0"/>
          <w:numId w:val="29"/>
        </w:numPr>
        <w:rPr>
          <w:ins w:id="428" w:author="theirs" w:date="2016-10-01T15:20:00Z"/>
          <w:lang w:eastAsia="zh-CN"/>
        </w:rPr>
      </w:pPr>
      <w:ins w:id="429" w:author="theirs" w:date="2016-10-01T15:20:00Z">
        <w:r>
          <w:rPr>
            <w:lang w:eastAsia="zh-CN"/>
          </w:rPr>
          <w:t>И.т.н.</w:t>
        </w:r>
      </w:ins>
    </w:p>
    <w:p w14:paraId="2EEC5284" w14:textId="77777777" w:rsidR="00AB0C56" w:rsidRDefault="00AB0C56" w:rsidP="00AB0C56">
      <w:pPr>
        <w:rPr>
          <w:ins w:id="430" w:author="theirs" w:date="2016-10-01T15:20:00Z"/>
          <w:lang w:eastAsia="zh-CN"/>
        </w:rPr>
      </w:pPr>
      <w:ins w:id="431" w:author="theirs" w:date="2016-10-01T15:20:00Z">
        <w:r>
          <w:rPr>
            <w:lang w:eastAsia="zh-CN"/>
          </w:rPr>
          <w:t>Сценарии за ръчно интеграционно тестване:</w:t>
        </w:r>
      </w:ins>
    </w:p>
    <w:p w14:paraId="3B264FC5" w14:textId="77777777" w:rsidR="00AB0C56" w:rsidRDefault="00AB0C56" w:rsidP="00AB0C56">
      <w:pPr>
        <w:pStyle w:val="ListParagraph"/>
        <w:numPr>
          <w:ilvl w:val="0"/>
          <w:numId w:val="30"/>
        </w:numPr>
        <w:rPr>
          <w:ins w:id="432" w:author="theirs" w:date="2016-10-01T15:20:00Z"/>
          <w:lang w:eastAsia="zh-CN"/>
        </w:rPr>
      </w:pPr>
      <w:ins w:id="433" w:author="theirs" w:date="2016-10-01T15:20:00Z">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 администратор, запозната със системата</w:t>
        </w:r>
      </w:ins>
    </w:p>
    <w:p w14:paraId="47CF0CC9" w14:textId="77777777" w:rsidR="00AB0C56" w:rsidRDefault="00AB0C56" w:rsidP="00AB0C56">
      <w:pPr>
        <w:pStyle w:val="ListParagraph"/>
        <w:numPr>
          <w:ilvl w:val="0"/>
          <w:numId w:val="30"/>
        </w:numPr>
        <w:rPr>
          <w:ins w:id="434" w:author="theirs" w:date="2016-10-01T15:20:00Z"/>
          <w:lang w:eastAsia="zh-CN"/>
        </w:rPr>
      </w:pPr>
      <w:ins w:id="435" w:author="theirs" w:date="2016-10-01T15:20:00Z">
        <w:r>
          <w:rPr>
            <w:lang w:eastAsia="zh-CN"/>
          </w:rPr>
          <w:t>Въвеждане на общини от не-администратор и незапознат със системата потребител</w:t>
        </w:r>
      </w:ins>
    </w:p>
    <w:p w14:paraId="6D2A5B26" w14:textId="77777777" w:rsidR="00AB0C56" w:rsidRDefault="00AB0C56" w:rsidP="00AB0C56">
      <w:pPr>
        <w:pStyle w:val="ListParagraph"/>
        <w:numPr>
          <w:ilvl w:val="0"/>
          <w:numId w:val="30"/>
        </w:numPr>
        <w:rPr>
          <w:ins w:id="436" w:author="theirs" w:date="2016-10-01T15:20:00Z"/>
          <w:lang w:eastAsia="zh-CN"/>
        </w:rPr>
      </w:pPr>
      <w:ins w:id="437" w:author="theirs" w:date="2016-10-01T15:20:00Z">
        <w:r>
          <w:rPr>
            <w:lang w:eastAsia="zh-CN"/>
          </w:rPr>
          <w:t xml:space="preserve">Въвеждане на </w:t>
        </w:r>
        <w:r>
          <w:rPr>
            <w:lang w:val="en-US" w:eastAsia="zh-CN"/>
          </w:rPr>
          <w:t xml:space="preserve">Facebook </w:t>
        </w:r>
        <w:r>
          <w:rPr>
            <w:lang w:eastAsia="zh-CN"/>
          </w:rPr>
          <w:t>страници от не-администратор</w:t>
        </w:r>
      </w:ins>
    </w:p>
    <w:p w14:paraId="0CF7C2BC" w14:textId="77777777" w:rsidR="00AB0C56" w:rsidRDefault="00AB0C56" w:rsidP="00AB0C56">
      <w:pPr>
        <w:pStyle w:val="ListParagraph"/>
        <w:numPr>
          <w:ilvl w:val="0"/>
          <w:numId w:val="30"/>
        </w:numPr>
        <w:rPr>
          <w:ins w:id="438" w:author="theirs" w:date="2016-10-01T15:20:00Z"/>
          <w:lang w:eastAsia="zh-CN"/>
        </w:rPr>
      </w:pPr>
      <w:ins w:id="439" w:author="theirs" w:date="2016-10-01T15:20:00Z">
        <w:r>
          <w:rPr>
            <w:lang w:eastAsia="zh-CN"/>
          </w:rPr>
          <w:lastRenderedPageBreak/>
          <w:t>Одобряване от администратор на въведена информация</w:t>
        </w:r>
      </w:ins>
    </w:p>
    <w:p w14:paraId="17F65894" w14:textId="77777777" w:rsidR="00AB0C56" w:rsidRPr="00AB0C56" w:rsidRDefault="00AB0C56" w:rsidP="00AB0C56">
      <w:pPr>
        <w:pStyle w:val="ListParagraph"/>
        <w:numPr>
          <w:ilvl w:val="0"/>
          <w:numId w:val="30"/>
        </w:numPr>
        <w:rPr>
          <w:ins w:id="440" w:author="theirs" w:date="2016-10-01T15:20:00Z"/>
          <w:lang w:eastAsia="zh-CN"/>
        </w:rPr>
      </w:pPr>
      <w:ins w:id="441" w:author="theirs" w:date="2016-10-01T15:20:00Z">
        <w:r>
          <w:rPr>
            <w:lang w:eastAsia="zh-CN"/>
          </w:rPr>
          <w:t>И.т.н.</w:t>
        </w:r>
      </w:ins>
    </w:p>
    <w:p w14:paraId="0864B8A1" w14:textId="77777777" w:rsidR="00966881" w:rsidRDefault="00966881" w:rsidP="00966881">
      <w:pPr>
        <w:pStyle w:val="Heading2"/>
      </w:pPr>
      <w:r>
        <w:t>Анализ на резултатите от тестването</w:t>
      </w:r>
      <w:bookmarkEnd w:id="372"/>
    </w:p>
    <w:p w14:paraId="7ADB9915" w14:textId="77777777" w:rsidR="00054BB7" w:rsidRDefault="00054BB7" w:rsidP="00054BB7">
      <w:pPr>
        <w:rPr>
          <w:ins w:id="442" w:author="theirs" w:date="2016-10-01T15:20:00Z"/>
          <w:lang w:eastAsia="zh-CN"/>
        </w:rPr>
      </w:pPr>
      <w:bookmarkStart w:id="443" w:name="_Toc462741422"/>
      <w:ins w:id="444" w:author="theirs" w:date="2016-10-01T15:20:00Z">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ins>
    </w:p>
    <w:p w14:paraId="558CA939" w14:textId="77777777" w:rsidR="00054BB7" w:rsidRDefault="00054BB7" w:rsidP="00054BB7">
      <w:pPr>
        <w:pStyle w:val="ListParagraph"/>
        <w:numPr>
          <w:ilvl w:val="0"/>
          <w:numId w:val="31"/>
        </w:numPr>
        <w:rPr>
          <w:ins w:id="445" w:author="theirs" w:date="2016-10-01T15:20:00Z"/>
          <w:lang w:eastAsia="zh-CN"/>
        </w:rPr>
      </w:pPr>
      <w:ins w:id="446" w:author="theirs" w:date="2016-10-01T15:20:00Z">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ins>
    </w:p>
    <w:p w14:paraId="1044CD72" w14:textId="77777777" w:rsidR="00054BB7" w:rsidRDefault="00054BB7" w:rsidP="00054BB7">
      <w:pPr>
        <w:pStyle w:val="ListParagraph"/>
        <w:numPr>
          <w:ilvl w:val="0"/>
          <w:numId w:val="31"/>
        </w:numPr>
        <w:rPr>
          <w:ins w:id="447" w:author="theirs" w:date="2016-10-01T15:20:00Z"/>
          <w:lang w:eastAsia="zh-CN"/>
        </w:rPr>
      </w:pPr>
      <w:ins w:id="448" w:author="theirs" w:date="2016-10-01T15:20:00Z">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ins>
    </w:p>
    <w:p w14:paraId="3A8A4ACF" w14:textId="77777777" w:rsidR="00054BB7" w:rsidRPr="00054BB7" w:rsidRDefault="00054BB7" w:rsidP="00054BB7">
      <w:pPr>
        <w:pStyle w:val="ListParagraph"/>
        <w:numPr>
          <w:ilvl w:val="0"/>
          <w:numId w:val="31"/>
        </w:numPr>
        <w:rPr>
          <w:ins w:id="449" w:author="theirs" w:date="2016-10-01T15:20:00Z"/>
          <w:lang w:eastAsia="zh-CN"/>
        </w:rPr>
      </w:pPr>
      <w:ins w:id="450" w:author="theirs" w:date="2016-10-01T15:20:00Z">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ins>
    </w:p>
    <w:p w14:paraId="1B0B9CE8" w14:textId="77777777" w:rsidR="00D777E9" w:rsidRDefault="00D777E9" w:rsidP="00966881">
      <w:pPr>
        <w:pStyle w:val="Heading2"/>
      </w:pPr>
      <w:r w:rsidRPr="00966881">
        <w:t>Експериментално внедряване</w:t>
      </w:r>
      <w:bookmarkEnd w:id="443"/>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B15CD4">
        <w:rPr>
          <w:lang w:val="en-US"/>
          <w:rPrChange w:id="451" w:author="mine" w:date="2016-10-01T15:20:00Z">
            <w:rPr>
              <w:rFonts w:ascii="Consolas" w:hAnsi="Consolas"/>
              <w:sz w:val="32"/>
              <w:lang w:val="en-US"/>
            </w:rPr>
          </w:rPrChange>
        </w:rPr>
        <w:t>social_presence</w:t>
      </w:r>
      <w:r>
        <w:rPr>
          <w:lang w:val="en-US" w:eastAsia="zh-CN"/>
        </w:rPr>
        <w:t xml:space="preserve">. </w:t>
      </w:r>
      <w:r>
        <w:rPr>
          <w:lang w:eastAsia="zh-CN"/>
        </w:rPr>
        <w:t xml:space="preserve">Публичният адрес на приложението е </w:t>
      </w:r>
      <w:r w:rsidR="00C77DFA">
        <w:fldChar w:fldCharType="begin"/>
      </w:r>
      <w:r w:rsidR="00C77DFA">
        <w:instrText xml:space="preserve"> HYPERLINK "https://socialpresence.azurewebsites.net/" </w:instrText>
      </w:r>
      <w:r w:rsidR="00C77DFA">
        <w:fldChar w:fldCharType="separate"/>
      </w:r>
      <w:r w:rsidRPr="00912270">
        <w:rPr>
          <w:rStyle w:val="Hyperlink"/>
          <w:b/>
          <w:rPrChange w:id="452" w:author="mine" w:date="2016-10-01T15:20:00Z">
            <w:rPr>
              <w:rStyle w:val="Hyperlink"/>
              <w:rFonts w:ascii="Consolas" w:hAnsi="Consolas"/>
              <w:b/>
              <w:sz w:val="28"/>
            </w:rPr>
          </w:rPrChange>
        </w:rPr>
        <w:t>https</w:t>
      </w:r>
      <w:r w:rsidRPr="00583262">
        <w:rPr>
          <w:rStyle w:val="Hyperlink"/>
          <w:rFonts w:ascii="Consolas" w:hAnsi="Consolas"/>
          <w:b/>
          <w:sz w:val="28"/>
          <w:lang w:eastAsia="zh-CN"/>
        </w:rPr>
        <w:t>://socialpresence.azurewebsites.net/</w:t>
      </w:r>
      <w:r w:rsidR="00C77DFA">
        <w:rPr>
          <w:rStyle w:val="Hyperlink"/>
          <w:rFonts w:ascii="Consolas" w:hAnsi="Consolas"/>
          <w:b/>
          <w:sz w:val="28"/>
          <w:lang w:eastAsia="zh-CN"/>
        </w:rPr>
        <w:fldChar w:fldCharType="end"/>
      </w:r>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lastRenderedPageBreak/>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8">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77777777" w:rsidR="00670544" w:rsidRDefault="00DD61ED" w:rsidP="00DD61ED">
      <w:pPr>
        <w:pStyle w:val="Caption"/>
        <w:rPr>
          <w:lang w:eastAsia="zh-CN"/>
        </w:rPr>
      </w:pPr>
      <w:bookmarkStart w:id="453" w:name="_Ref462567546"/>
      <w:bookmarkStart w:id="454" w:name="_Ref462567536"/>
      <w:bookmarkStart w:id="455" w:name="_Toc462568768"/>
      <w:r>
        <w:t xml:space="preserve">Фигура </w:t>
      </w:r>
      <w:r>
        <w:fldChar w:fldCharType="begin"/>
      </w:r>
      <w:r>
        <w:instrText xml:space="preserve"> SEQ Фигура \* ARABIC </w:instrText>
      </w:r>
      <w:r>
        <w:fldChar w:fldCharType="separate"/>
      </w:r>
      <w:r w:rsidR="00D03E5D">
        <w:rPr>
          <w:noProof/>
        </w:rPr>
        <w:t>14</w:t>
      </w:r>
      <w:r>
        <w:fldChar w:fldCharType="end"/>
      </w:r>
      <w:bookmarkEnd w:id="453"/>
      <w:r>
        <w:t xml:space="preserve">: Резултати от тест на достъпност и скорост от услугата </w:t>
      </w:r>
      <w:r>
        <w:rPr>
          <w:lang w:val="en-US"/>
        </w:rPr>
        <w:t>Pingdom</w:t>
      </w:r>
      <w:bookmarkEnd w:id="454"/>
      <w:bookmarkEnd w:id="455"/>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9">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77777777" w:rsidR="00D03E5D" w:rsidRDefault="00D03E5D" w:rsidP="00D03E5D">
      <w:pPr>
        <w:pStyle w:val="Caption"/>
        <w:jc w:val="left"/>
      </w:pPr>
      <w:bookmarkStart w:id="456" w:name="_Ref462567863"/>
      <w:bookmarkStart w:id="457" w:name="_Toc462568769"/>
      <w:r>
        <w:t xml:space="preserve">Фигура </w:t>
      </w:r>
      <w:r>
        <w:fldChar w:fldCharType="begin"/>
      </w:r>
      <w:r>
        <w:instrText xml:space="preserve"> SEQ Фигура \* ARABIC </w:instrText>
      </w:r>
      <w:r>
        <w:fldChar w:fldCharType="separate"/>
      </w:r>
      <w:r>
        <w:rPr>
          <w:noProof/>
        </w:rPr>
        <w:t>15</w:t>
      </w:r>
      <w:r>
        <w:fldChar w:fldCharType="end"/>
      </w:r>
      <w:bookmarkEnd w:id="456"/>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457"/>
    </w:p>
    <w:p w14:paraId="5B4B3E1F" w14:textId="77777777" w:rsidR="00F93971" w:rsidRDefault="00F93971">
      <w:pPr>
        <w:spacing w:line="259" w:lineRule="auto"/>
        <w:ind w:firstLine="0"/>
        <w:jc w:val="left"/>
        <w:rPr>
          <w:ins w:id="458" w:author="mine" w:date="2016-10-01T15:20:00Z"/>
        </w:rPr>
      </w:pPr>
      <w:ins w:id="459" w:author="mine" w:date="2016-10-01T15:20:00Z">
        <w:r>
          <w:t xml:space="preserve">Препратка към разработеното приложение е направена в </w:t>
        </w:r>
        <w:r w:rsidR="00C77DFA">
          <w:fldChar w:fldCharType="begin"/>
        </w:r>
        <w:r w:rsidR="00C77DFA">
          <w:instrText xml:space="preserve"> HYPERLINK "http://opendata.government.bg/dataset/ttpncbctbne-ha-o6wnhnte-b-counajihnte-mpexn/resource/aee77bdb-b4d0-436e-85d3-a41e91f6f589" </w:instrText>
        </w:r>
        <w:r w:rsidR="00C77DFA">
          <w:fldChar w:fldCharType="separate"/>
        </w:r>
        <w:r w:rsidRPr="00F93971">
          <w:rPr>
            <w:rStyle w:val="Hyperlink"/>
          </w:rPr>
          <w:t>Портала за отворени данни на Република България</w:t>
        </w:r>
        <w:r w:rsidR="00C77DFA">
          <w:rPr>
            <w:rStyle w:val="Hyperlink"/>
          </w:rPr>
          <w:fldChar w:fldCharType="end"/>
        </w:r>
        <w:r>
          <w:t xml:space="preserve">. </w:t>
        </w:r>
      </w:ins>
    </w:p>
    <w:p w14:paraId="724C86C2" w14:textId="34C1C01D" w:rsidR="00F93971" w:rsidRPr="00F93971" w:rsidRDefault="00F93971">
      <w:pPr>
        <w:spacing w:line="259" w:lineRule="auto"/>
        <w:ind w:firstLine="0"/>
        <w:jc w:val="left"/>
        <w:rPr>
          <w:ins w:id="460" w:author="mine" w:date="2016-10-01T15:20:00Z"/>
          <w:lang w:val="en-US"/>
        </w:rPr>
      </w:pPr>
      <w:ins w:id="461" w:author="mine" w:date="2016-10-01T15:20:00Z">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w:t>
        </w:r>
        <w:r>
          <w:lastRenderedPageBreak/>
          <w:t xml:space="preserve">метаданни. Платформата е изградена по начин, който позволява цялостното извличане на публикуваната информация или на части от нея.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ins>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462" w:name="_Toc462741423"/>
      <w:r>
        <w:lastRenderedPageBreak/>
        <w:t>Глава 6. Заключение</w:t>
      </w:r>
      <w:bookmarkEnd w:id="462"/>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EC5065" w:rsidRDefault="00EC5065" w:rsidP="007B5457">
          <w:pPr>
            <w:rPr>
              <w:rFonts w:asciiTheme="minorHAnsi" w:hAnsiTheme="minorHAnsi" w:cstheme="minorBidi"/>
              <w:b/>
              <w:sz w:val="22"/>
              <w:szCs w:val="22"/>
            </w:rPr>
          </w:pPr>
        </w:p>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p w14:paraId="400044D3"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30247824"/>
                <w:docPartObj>
                  <w:docPartGallery w:val="Bibliographies"/>
                  <w:docPartUnique/>
                </w:docPartObj>
              </w:sdtPr>
              <w:sdtEndPr>
                <w:rPr>
                  <w:rFonts w:ascii="Arial" w:hAnsi="Arial" w:cs="Arial"/>
                  <w:sz w:val="24"/>
                  <w:szCs w:val="24"/>
                </w:rPr>
              </w:sdtEndPr>
              <w:sdtContent>
                <w:p w14:paraId="4D6FF4F6" w14:textId="514FE1CC"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463" w:name="_Toc462506304"/>
                  <w:bookmarkStart w:id="464" w:name="_Toc462741424"/>
                  <w:r>
                    <w:t>Използвана литература</w:t>
                  </w:r>
                  <w:bookmarkEnd w:id="463"/>
                  <w:bookmarkEnd w:id="464"/>
                </w:p>
                <w:p w14:paraId="7C46B9FD" w14:textId="77777777" w:rsidR="00000000" w:rsidRDefault="003D667F">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C77DFA">
                    <w:rPr>
                      <w:noProof/>
                    </w:rPr>
                    <w:t xml:space="preserve">Stefan Bergstein, HP Software. </w:t>
                  </w:r>
                  <w:r w:rsidR="00C77DFA">
                    <w:rPr>
                      <w:i/>
                      <w:iCs/>
                      <w:noProof/>
                    </w:rPr>
                    <w:t xml:space="preserve">Service Oriented Architectures (SOA) Monitoring and Management with HP OpenView Operations </w:t>
                  </w:r>
                  <w:r w:rsidR="00C77DFA">
                    <w:rPr>
                      <w:noProof/>
                    </w:rPr>
                    <w:t>. 22 March 2016 r. &lt;</w:t>
                  </w:r>
                  <w:r w:rsidR="00C77DFA">
                    <w:rPr>
                      <w:noProof/>
                    </w:rPr>
                    <w:t>http://image.slidesharecdn.com/univ05ovosoaext-150828145753-lva1-app6891/95/service-oriented-architectures-soa-monitoring-and-management-with-hp-openview-operations-14-638.jpg?cb=1440773962&gt;.</w:t>
                  </w:r>
                </w:p>
                <w:p w14:paraId="405A07A9" w14:textId="77777777" w:rsidR="00000000" w:rsidRDefault="00C77DFA">
                  <w:pPr>
                    <w:pStyle w:val="Bibliography"/>
                    <w:ind w:left="720" w:hanging="720"/>
                    <w:rPr>
                      <w:noProof/>
                    </w:rPr>
                  </w:pPr>
                  <w:r>
                    <w:rPr>
                      <w:noProof/>
                    </w:rPr>
                    <w:t xml:space="preserve">Adya, Atul, и др. „Anatomy of the ado. net entity framework.“ </w:t>
                  </w:r>
                  <w:r>
                    <w:rPr>
                      <w:i/>
                      <w:iCs/>
                      <w:noProof/>
                    </w:rPr>
                    <w:t>Pr</w:t>
                  </w:r>
                  <w:r>
                    <w:rPr>
                      <w:i/>
                      <w:iCs/>
                      <w:noProof/>
                    </w:rPr>
                    <w:t>oceedings of the 2007 ACM SIGMOD international conference on Management of data</w:t>
                  </w:r>
                  <w:r>
                    <w:rPr>
                      <w:noProof/>
                    </w:rPr>
                    <w:t>. 2007. 877-888.</w:t>
                  </w:r>
                </w:p>
                <w:p w14:paraId="58E4B5D6" w14:textId="77777777" w:rsidR="00000000" w:rsidRDefault="00C77DFA">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w:t>
                  </w:r>
                  <w:r>
                    <w:rPr>
                      <w:noProof/>
                    </w:rPr>
                    <w:t>techopen.com/pdfs/40816/InTech%20The_effectiveness_of_social_software_for_public_engagement.pdf&gt;.</w:t>
                  </w:r>
                </w:p>
                <w:p w14:paraId="5920AB9B" w14:textId="77777777" w:rsidR="00000000" w:rsidRDefault="00C77DFA">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w:t>
                  </w:r>
                  <w:r>
                    <w:rPr>
                      <w:noProof/>
                    </w:rPr>
                    <w:t>?id=04_XBgAAQBAJ&amp;pg=PA59&amp;dq=natural+vs+synthetic+keys+database&amp;hl=en&amp;sa=X&amp;ved=0ahUKEwjKoKSAgarPAhWCsxQKHcTSDQgQ6AEIIDAB#v=onepage&amp;q=natural%20vs%20synthetic%20keys%20database&amp;f=false&gt;.</w:t>
                  </w:r>
                </w:p>
                <w:p w14:paraId="5564437B" w14:textId="77777777" w:rsidR="00000000" w:rsidRDefault="00C77DFA">
                  <w:pPr>
                    <w:pStyle w:val="Bibliography"/>
                    <w:ind w:left="720" w:hanging="720"/>
                    <w:rPr>
                      <w:noProof/>
                    </w:rPr>
                  </w:pPr>
                  <w:r>
                    <w:rPr>
                      <w:noProof/>
                    </w:rPr>
                    <w:t xml:space="preserve">Boyd, Danah M. и Nicole B. Ellison. „Social Network Sites: Definition, </w:t>
                  </w:r>
                  <w:r>
                    <w:rPr>
                      <w:noProof/>
                    </w:rPr>
                    <w:t xml:space="preserve">History, and Scholarship.“ </w:t>
                  </w:r>
                  <w:r>
                    <w:rPr>
                      <w:i/>
                      <w:iCs/>
                      <w:noProof/>
                    </w:rPr>
                    <w:t>Journal of Computer-Mediated Communication</w:t>
                  </w:r>
                  <w:r>
                    <w:rPr>
                      <w:noProof/>
                    </w:rPr>
                    <w:t xml:space="preserve"> 13 (2007): 210-230. &lt;http://dx.doi.org/10.1111/j.1083-6101.2007.00393.x&gt;.</w:t>
                  </w:r>
                </w:p>
                <w:p w14:paraId="027DAE4A" w14:textId="77777777" w:rsidR="00000000" w:rsidRDefault="00C77DFA">
                  <w:pPr>
                    <w:pStyle w:val="Bibliography"/>
                    <w:ind w:left="720" w:hanging="720"/>
                    <w:rPr>
                      <w:noProof/>
                    </w:rPr>
                  </w:pPr>
                  <w:r>
                    <w:rPr>
                      <w:noProof/>
                    </w:rPr>
                    <w:t xml:space="preserve">Brenner, Michael. </w:t>
                  </w:r>
                  <w:r>
                    <w:rPr>
                      <w:i/>
                      <w:iCs/>
                      <w:noProof/>
                    </w:rPr>
                    <w:t>What’s the Ideal Length for Social Media and Web Content?</w:t>
                  </w:r>
                  <w:r>
                    <w:rPr>
                      <w:noProof/>
                    </w:rPr>
                    <w:t xml:space="preserve"> 25 January 2016 r. &lt;https://marketin</w:t>
                  </w:r>
                  <w:r>
                    <w:rPr>
                      <w:noProof/>
                    </w:rPr>
                    <w:t>ginsidergroup.com/content-marketing/ideal-length-social-web-content/&gt;.</w:t>
                  </w:r>
                </w:p>
                <w:p w14:paraId="2A93EFE0" w14:textId="77777777" w:rsidR="00000000" w:rsidRDefault="00C77DFA">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w:t>
                  </w:r>
                  <w:r>
                    <w:rPr>
                      <w:noProof/>
                    </w:rPr>
                    <w:lastRenderedPageBreak/>
                    <w:t>&lt;http://ieeexplore.ieee.org/lpdocs/epic0</w:t>
                  </w:r>
                  <w:r>
                    <w:rPr>
                      <w:noProof/>
                    </w:rPr>
                    <w:t>3/wrapper.htm?arnumber=6365165&gt;.</w:t>
                  </w:r>
                </w:p>
                <w:p w14:paraId="0866378D" w14:textId="77777777" w:rsidR="00000000" w:rsidRDefault="00C77DFA">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546DD82A" w14:textId="77777777" w:rsidR="00000000" w:rsidRDefault="00C77DFA">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w:t>
                  </w:r>
                  <w:r>
                    <w:rPr>
                      <w:noProof/>
                    </w:rPr>
                    <w:t>velopers.facebook.com/docs/facebook-login&gt;.</w:t>
                  </w:r>
                </w:p>
                <w:p w14:paraId="150AA917" w14:textId="77777777" w:rsidR="00000000" w:rsidRDefault="00C77DFA">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55058510" w14:textId="77777777" w:rsidR="00000000" w:rsidRDefault="00C77DFA">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4FCE8902" w14:textId="77777777" w:rsidR="00000000" w:rsidRDefault="00C77DFA">
                  <w:pPr>
                    <w:pStyle w:val="Bibliography"/>
                    <w:ind w:left="720" w:hanging="720"/>
                    <w:rPr>
                      <w:noProof/>
                    </w:rPr>
                  </w:pPr>
                  <w:r>
                    <w:rPr>
                      <w:noProof/>
                    </w:rPr>
                    <w:t xml:space="preserve">—. „Pages.“ </w:t>
                  </w:r>
                  <w:r>
                    <w:rPr>
                      <w:noProof/>
                    </w:rPr>
                    <w:t xml:space="preserve">н.д. </w:t>
                  </w:r>
                  <w:r>
                    <w:rPr>
                      <w:i/>
                      <w:iCs/>
                      <w:noProof/>
                    </w:rPr>
                    <w:t>Facebook Help Center.</w:t>
                  </w:r>
                  <w:r>
                    <w:rPr>
                      <w:noProof/>
                    </w:rPr>
                    <w:t xml:space="preserve"> 23 September 2016 r.</w:t>
                  </w:r>
                </w:p>
                <w:p w14:paraId="416AF588" w14:textId="77777777" w:rsidR="00000000" w:rsidRDefault="00C77DFA">
                  <w:pPr>
                    <w:pStyle w:val="Bibliography"/>
                    <w:ind w:left="720" w:hanging="720"/>
                    <w:rPr>
                      <w:noProof/>
                    </w:rPr>
                  </w:pPr>
                  <w:r>
                    <w:rPr>
                      <w:noProof/>
                    </w:rPr>
                    <w:t xml:space="preserve">Google Inc. „Java on Google Cloud Platform.“ н.д. </w:t>
                  </w:r>
                  <w:r>
                    <w:rPr>
                      <w:i/>
                      <w:iCs/>
                      <w:noProof/>
                    </w:rPr>
                    <w:t>Google Cloud Platform.</w:t>
                  </w:r>
                  <w:r>
                    <w:rPr>
                      <w:noProof/>
                    </w:rPr>
                    <w:t xml:space="preserve"> 1 October 2016 r.</w:t>
                  </w:r>
                </w:p>
                <w:p w14:paraId="3F5A3A26" w14:textId="77777777" w:rsidR="00000000" w:rsidRDefault="00C77DFA">
                  <w:pPr>
                    <w:pStyle w:val="Bibliography"/>
                    <w:ind w:left="720" w:hanging="720"/>
                    <w:rPr>
                      <w:noProof/>
                    </w:rPr>
                  </w:pPr>
                  <w:r>
                    <w:rPr>
                      <w:noProof/>
                    </w:rPr>
                    <w:t xml:space="preserve">—. „Java tools.“ н.д. </w:t>
                  </w:r>
                  <w:r>
                    <w:rPr>
                      <w:i/>
                      <w:iCs/>
                      <w:noProof/>
                    </w:rPr>
                    <w:t>Google Cloud Platform.</w:t>
                  </w:r>
                  <w:r>
                    <w:rPr>
                      <w:noProof/>
                    </w:rPr>
                    <w:t xml:space="preserve"> 1 October 2016 r.</w:t>
                  </w:r>
                </w:p>
                <w:p w14:paraId="0375922F" w14:textId="77777777" w:rsidR="00000000" w:rsidRDefault="00C77DFA">
                  <w:pPr>
                    <w:pStyle w:val="Bibliography"/>
                    <w:ind w:left="720" w:hanging="720"/>
                    <w:rPr>
                      <w:noProof/>
                    </w:rPr>
                  </w:pPr>
                  <w:r>
                    <w:rPr>
                      <w:noProof/>
                    </w:rPr>
                    <w:t xml:space="preserve">MacDonald, Matthew и Adam Freeman. „Pro Asp. net 4 in </w:t>
                  </w:r>
                  <w:r>
                    <w:rPr>
                      <w:noProof/>
                    </w:rPr>
                    <w:t>C 2010.“ Apress, 2010. 1397-1436.</w:t>
                  </w:r>
                </w:p>
                <w:p w14:paraId="5075C866" w14:textId="77777777" w:rsidR="00000000" w:rsidRDefault="00C77DFA">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5195DB27" w14:textId="77777777" w:rsidR="00000000" w:rsidRDefault="00C77DFA">
                  <w:pPr>
                    <w:pStyle w:val="Bibliography"/>
                    <w:ind w:left="720" w:hanging="720"/>
                    <w:rPr>
                      <w:noProof/>
                    </w:rPr>
                  </w:pPr>
                  <w:r>
                    <w:rPr>
                      <w:noProof/>
                    </w:rPr>
                    <w:t>Microsoft Azure. „Choose a cloud SQ</w:t>
                  </w:r>
                  <w:r>
                    <w:rPr>
                      <w:noProof/>
                    </w:rPr>
                    <w:t xml:space="preserve">L Server option: Azure SQL (PaaS) Database or SQL Server on Azure VMs (IaaS).“ 2015. </w:t>
                  </w:r>
                  <w:r>
                    <w:rPr>
                      <w:i/>
                      <w:iCs/>
                      <w:noProof/>
                    </w:rPr>
                    <w:t>Microsoft Azure.</w:t>
                  </w:r>
                  <w:r>
                    <w:rPr>
                      <w:noProof/>
                    </w:rPr>
                    <w:t xml:space="preserve"> 24 September 2016 r.</w:t>
                  </w:r>
                </w:p>
                <w:p w14:paraId="7D0548CC" w14:textId="77777777" w:rsidR="00000000" w:rsidRDefault="00C77DFA">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4EC6ADF3" w14:textId="77777777" w:rsidR="00000000" w:rsidRDefault="00C77DFA">
                  <w:pPr>
                    <w:pStyle w:val="Bibliography"/>
                    <w:ind w:left="720" w:hanging="720"/>
                    <w:rPr>
                      <w:noProof/>
                    </w:rPr>
                  </w:pPr>
                  <w:r>
                    <w:rPr>
                      <w:noProof/>
                    </w:rPr>
                    <w:t>Microsoft Corporation. „Three-Layered Services Applic</w:t>
                  </w:r>
                  <w:r>
                    <w:rPr>
                      <w:noProof/>
                    </w:rPr>
                    <w:t xml:space="preserve">ation.“ </w:t>
                  </w:r>
                  <w:r>
                    <w:rPr>
                      <w:i/>
                      <w:iCs/>
                      <w:noProof/>
                    </w:rPr>
                    <w:t>Patterns &amp; practices</w:t>
                  </w:r>
                  <w:r>
                    <w:rPr>
                      <w:noProof/>
                    </w:rPr>
                    <w:t>. Microsoft Corporation, 2002. &lt;https://msdn.microsoft.com/en-us/library/ff648105.aspx&gt;.</w:t>
                  </w:r>
                </w:p>
                <w:p w14:paraId="370C1639" w14:textId="77777777" w:rsidR="00000000" w:rsidRDefault="00C77DFA">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w:t>
                  </w:r>
                  <w:r>
                    <w:rPr>
                      <w:noProof/>
                    </w:rPr>
                    <w:t>. &lt;http://www.sciencedirect.com/science/article/pii/S0740624X13000774&gt;.</w:t>
                  </w:r>
                </w:p>
                <w:p w14:paraId="65BD6577" w14:textId="77777777" w:rsidR="00000000" w:rsidRDefault="00C77DFA">
                  <w:pPr>
                    <w:pStyle w:val="Bibliography"/>
                    <w:ind w:left="720" w:hanging="720"/>
                    <w:rPr>
                      <w:noProof/>
                    </w:rPr>
                  </w:pPr>
                  <w:r>
                    <w:rPr>
                      <w:i/>
                      <w:iCs/>
                      <w:noProof/>
                    </w:rPr>
                    <w:lastRenderedPageBreak/>
                    <w:t>Number of monthly active Facebook users worldwide as of 2nd quarter 2016 (in millions)</w:t>
                  </w:r>
                  <w:r>
                    <w:rPr>
                      <w:noProof/>
                    </w:rPr>
                    <w:t>. 2016. &lt;https://www.statista.com/statistics/264810/number-of-monthly-active-facebook-users-worldw</w:t>
                  </w:r>
                  <w:r>
                    <w:rPr>
                      <w:noProof/>
                    </w:rPr>
                    <w:t>ide/&gt;.</w:t>
                  </w:r>
                </w:p>
                <w:p w14:paraId="2DEA817D" w14:textId="77777777" w:rsidR="00000000" w:rsidRDefault="00C77DFA">
                  <w:pPr>
                    <w:pStyle w:val="Bibliography"/>
                    <w:ind w:left="720" w:hanging="720"/>
                    <w:rPr>
                      <w:noProof/>
                    </w:rPr>
                  </w:pPr>
                  <w:r>
                    <w:rPr>
                      <w:noProof/>
                    </w:rPr>
                    <w:t>Orszag, Peter R. „Open Government Directive.“ US Government, 2009. &lt;https://www.whitehouse.gov/open/documents/open-government-directive&gt;.</w:t>
                  </w:r>
                </w:p>
                <w:p w14:paraId="18766A89" w14:textId="77777777" w:rsidR="00000000" w:rsidRDefault="00C77DFA">
                  <w:pPr>
                    <w:pStyle w:val="Bibliography"/>
                    <w:ind w:left="720" w:hanging="720"/>
                    <w:rPr>
                      <w:noProof/>
                    </w:rPr>
                  </w:pPr>
                  <w:r>
                    <w:rPr>
                      <w:noProof/>
                    </w:rPr>
                    <w:t>Petrov, Ilya Ig. „Comparison of ASP.NET and Node.js for Backend Programming.“ 2016.</w:t>
                  </w:r>
                </w:p>
                <w:p w14:paraId="11E1C03F" w14:textId="77777777" w:rsidR="00000000" w:rsidRDefault="00C77DFA">
                  <w:pPr>
                    <w:pStyle w:val="Bibliography"/>
                    <w:ind w:left="720" w:hanging="720"/>
                    <w:rPr>
                      <w:noProof/>
                    </w:rPr>
                  </w:pPr>
                  <w:r>
                    <w:rPr>
                      <w:noProof/>
                    </w:rPr>
                    <w:t xml:space="preserve">Pinal, Dave. „SQL SERVER – </w:t>
                  </w:r>
                  <w:r>
                    <w:rPr>
                      <w:noProof/>
                    </w:rPr>
                    <w:t>Generic Architecture.“ SQL Authority.com. 2007. Blog. &lt;http://blog.sqlauthority.com/2007/12/08/sql-server-generic-architecture-image/&gt;.</w:t>
                  </w:r>
                </w:p>
                <w:p w14:paraId="1C98E663" w14:textId="77777777" w:rsidR="00000000" w:rsidRDefault="00C77DFA">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w:t>
                  </w:r>
                  <w:r>
                    <w:rPr>
                      <w:noProof/>
                    </w:rPr>
                    <w:t>/file/resource/Redbrick-2014-Ontario-Municipal-Social-Media-Survey-Final.pdf&gt;.</w:t>
                  </w:r>
                </w:p>
                <w:p w14:paraId="30CB31F7" w14:textId="77777777" w:rsidR="00000000" w:rsidRDefault="00C77DFA">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7E48ADF0" w14:textId="77777777" w:rsidR="00000000" w:rsidRDefault="00C77DFA">
                  <w:pPr>
                    <w:pStyle w:val="Bibliography"/>
                    <w:ind w:left="720" w:hanging="720"/>
                    <w:rPr>
                      <w:noProof/>
                    </w:rPr>
                  </w:pPr>
                  <w:r>
                    <w:rPr>
                      <w:noProof/>
                    </w:rPr>
                    <w:t xml:space="preserve">Scott Ayres. </w:t>
                  </w:r>
                  <w:r>
                    <w:rPr>
                      <w:i/>
                      <w:iCs/>
                      <w:noProof/>
                    </w:rPr>
                    <w:t>Top 10 Benefits of a Facebook</w:t>
                  </w:r>
                  <w:r>
                    <w:rPr>
                      <w:i/>
                      <w:iCs/>
                      <w:noProof/>
                    </w:rPr>
                    <w:t xml:space="preserve"> Business Page</w:t>
                  </w:r>
                  <w:r>
                    <w:rPr>
                      <w:noProof/>
                    </w:rPr>
                    <w:t>. н.д. &lt;https://www.postplanner.com/top-10-benefits-facebook-business-page/&gt;.</w:t>
                  </w:r>
                </w:p>
                <w:p w14:paraId="4545CEE4" w14:textId="77777777" w:rsidR="00000000" w:rsidRDefault="00C77DFA">
                  <w:pPr>
                    <w:pStyle w:val="Bibliography"/>
                    <w:ind w:left="720" w:hanging="720"/>
                    <w:rPr>
                      <w:noProof/>
                    </w:rPr>
                  </w:pPr>
                  <w:r>
                    <w:rPr>
                      <w:noProof/>
                    </w:rPr>
                    <w:t>Shafranovich, Y. „Common Format and MIME Type for Comma-Separated Values (CSV) Files.“ 2005. &lt;https://www.ietf.org/rfc/rfc4180.txt&gt;.</w:t>
                  </w:r>
                </w:p>
                <w:p w14:paraId="221EE0AA" w14:textId="77777777" w:rsidR="00000000" w:rsidRDefault="00C77DFA">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159D9973" w14:textId="77777777" w:rsidR="00000000" w:rsidRDefault="00C77DFA">
                  <w:pPr>
                    <w:pStyle w:val="Bibliography"/>
                    <w:ind w:left="720" w:hanging="720"/>
                    <w:rPr>
                      <w:noProof/>
                    </w:rPr>
                  </w:pPr>
                  <w:r>
                    <w:rPr>
                      <w:noProof/>
                    </w:rPr>
                    <w:t xml:space="preserve">Techopedia Inc. </w:t>
                  </w:r>
                  <w:r>
                    <w:rPr>
                      <w:i/>
                      <w:iCs/>
                      <w:noProof/>
                    </w:rPr>
                    <w:t>ASP.NET</w:t>
                  </w:r>
                  <w:r>
                    <w:rPr>
                      <w:noProof/>
                    </w:rPr>
                    <w:t>. 2</w:t>
                  </w:r>
                  <w:r>
                    <w:rPr>
                      <w:noProof/>
                    </w:rPr>
                    <w:t>0 March 2016 r. &lt;https://www.techopedia.com/definition/3213/asp-net&gt;.</w:t>
                  </w:r>
                </w:p>
                <w:p w14:paraId="5A149363" w14:textId="77777777" w:rsidR="00000000" w:rsidRDefault="00C77DFA">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62672929" w14:textId="77777777" w:rsidR="00000000" w:rsidRDefault="00C77DFA">
                  <w:pPr>
                    <w:pStyle w:val="Bibliography"/>
                    <w:ind w:left="720" w:hanging="720"/>
                    <w:rPr>
                      <w:noProof/>
                    </w:rPr>
                  </w:pPr>
                  <w:r>
                    <w:rPr>
                      <w:noProof/>
                    </w:rPr>
                    <w:lastRenderedPageBreak/>
                    <w:t>„The Cluetrain Manifesto: The End of Business as Usual.“ Rick Levine, Christopher Locke, Do</w:t>
                  </w:r>
                  <w:r>
                    <w:rPr>
                      <w:noProof/>
                    </w:rPr>
                    <w:t xml:space="preserve">c Searls and David Weinberger. </w:t>
                  </w:r>
                  <w:r>
                    <w:rPr>
                      <w:i/>
                      <w:iCs/>
                      <w:noProof/>
                    </w:rPr>
                    <w:t>The Cluetrain Manifesto: The End of Business as Usual</w:t>
                  </w:r>
                  <w:r>
                    <w:rPr>
                      <w:noProof/>
                    </w:rPr>
                    <w:t>. Basic Books; Reprint edition (January 2001), 1999. 190. &lt;http://www.cluetrain.com/&gt;.</w:t>
                  </w:r>
                </w:p>
                <w:p w14:paraId="2AA2EED3" w14:textId="77777777" w:rsidR="00000000" w:rsidRDefault="00C77DFA">
                  <w:pPr>
                    <w:pStyle w:val="Bibliography"/>
                    <w:ind w:left="720" w:hanging="720"/>
                    <w:rPr>
                      <w:noProof/>
                    </w:rPr>
                  </w:pPr>
                  <w:r>
                    <w:rPr>
                      <w:noProof/>
                    </w:rPr>
                    <w:t>Wasserman, Stanley и Katherine Faust. „The Social Network Perspective.“ Wasserman, St</w:t>
                  </w:r>
                  <w:r>
                    <w:rPr>
                      <w:noProof/>
                    </w:rPr>
                    <w:t xml:space="preserve">anley и Katherine Faust. </w:t>
                  </w:r>
                  <w:r>
                    <w:rPr>
                      <w:i/>
                      <w:iCs/>
                      <w:noProof/>
                    </w:rPr>
                    <w:t>Social Network Analysis in Social and Behaviroral Sciences</w:t>
                  </w:r>
                  <w:r>
                    <w:rPr>
                      <w:noProof/>
                    </w:rPr>
                    <w:t>. Cambridge University Press, 1994. 1-27. &lt;http://homepage.ntu.edu.tw/~khsu/network/reading/wasserman1.pdf&gt;.</w:t>
                  </w:r>
                </w:p>
                <w:p w14:paraId="47B0E1D4" w14:textId="77777777" w:rsidR="00000000" w:rsidRDefault="00C77DFA">
                  <w:pPr>
                    <w:pStyle w:val="Bibliography"/>
                    <w:ind w:left="720" w:hanging="720"/>
                    <w:rPr>
                      <w:noProof/>
                    </w:rPr>
                  </w:pPr>
                  <w:r>
                    <w:rPr>
                      <w:noProof/>
                    </w:rPr>
                    <w:t xml:space="preserve">Zephoria Digital Marketing. </w:t>
                  </w:r>
                  <w:r>
                    <w:rPr>
                      <w:i/>
                      <w:iCs/>
                      <w:noProof/>
                    </w:rPr>
                    <w:t>The Top 20 Valuable Facebook Statist</w:t>
                  </w:r>
                  <w:r>
                    <w:rPr>
                      <w:i/>
                      <w:iCs/>
                      <w:noProof/>
                    </w:rPr>
                    <w:t>ics</w:t>
                  </w:r>
                  <w:r>
                    <w:rPr>
                      <w:noProof/>
                    </w:rPr>
                    <w:t>. November 2015 r. &lt;https://zephoria.com/top-15-valuable-facebook-statistics/&gt;.</w:t>
                  </w:r>
                </w:p>
                <w:p w14:paraId="67D45F4D" w14:textId="77777777" w:rsidR="00000000" w:rsidRDefault="00C77DFA">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5958EC48" w14:textId="77777777" w:rsidR="00000000" w:rsidRDefault="00C77DFA">
                  <w:pPr>
                    <w:pStyle w:val="Bibliography"/>
                    <w:ind w:left="720" w:hanging="720"/>
                    <w:rPr>
                      <w:noProof/>
                    </w:rPr>
                  </w:pPr>
                  <w:r>
                    <w:rPr>
                      <w:noProof/>
                    </w:rPr>
                    <w:t>Спасов, доц. Камен. „Анализ на об</w:t>
                  </w:r>
                  <w:r>
                    <w:rPr>
                      <w:noProof/>
                    </w:rPr>
                    <w:t xml:space="preserve">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436D61CB" w14:textId="77777777" w:rsidR="00000000" w:rsidRDefault="00C77DFA">
                  <w:pPr>
                    <w:pStyle w:val="Bibliography"/>
                    <w:ind w:left="720" w:hanging="720"/>
                    <w:rPr>
                      <w:noProof/>
                    </w:rPr>
                  </w:pPr>
                  <w:r>
                    <w:rPr>
                      <w:noProof/>
                    </w:rPr>
                    <w:t>Шаповалова, ас. Юлия Андреевна. „МЕСТНАТА ПРЕДИЗБОРНА КАМПАНИЯ ВЪВ ФЕЙСБУК (ОБЩИНА БУРГАС, МЕСТ</w:t>
                  </w:r>
                  <w:r>
                    <w:rPr>
                      <w:noProof/>
                    </w:rPr>
                    <w:t xml:space="preserve">НИ ИЗБОРИ 2011).“ </w:t>
                  </w:r>
                  <w:r>
                    <w:rPr>
                      <w:i/>
                      <w:iCs/>
                      <w:noProof/>
                    </w:rPr>
                    <w:t>LOCAL ELECTION CAMPAIGN IN FACEBOOK(BURGAS MUNICIPALITY, LOCAL ELECTION 2011)</w:t>
                  </w:r>
                  <w:r>
                    <w:rPr>
                      <w:noProof/>
                    </w:rPr>
                    <w:t>. 2013. &lt;http://research.bfu.bg:8080/jspui/bitstream/123456789/440/1/BFU_MK_2013_T_I_Shapovalova.pdf&gt;.</w:t>
                  </w:r>
                </w:p>
                <w:p w14:paraId="1696B26B" w14:textId="0193571F" w:rsidR="00B5514F" w:rsidRDefault="003D667F" w:rsidP="007873DC">
                  <w:r>
                    <w:rPr>
                      <w:b/>
                      <w:bCs/>
                      <w:noProof/>
                    </w:rPr>
                    <w:fldChar w:fldCharType="end"/>
                  </w:r>
                </w:p>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465" w:name="_Toc462506305"/>
      <w:bookmarkStart w:id="466" w:name="_Toc462741425"/>
      <w:r>
        <w:lastRenderedPageBreak/>
        <w:t>П</w:t>
      </w:r>
      <w:bookmarkStart w:id="467" w:name="_GoBack"/>
      <w:bookmarkEnd w:id="467"/>
      <w:r>
        <w:t>риложения</w:t>
      </w:r>
      <w:bookmarkEnd w:id="465"/>
      <w:bookmarkEnd w:id="466"/>
    </w:p>
    <w:p w14:paraId="1B038D6B" w14:textId="77777777" w:rsidR="00AC3B38" w:rsidRDefault="00AC3B38" w:rsidP="00AC3B38">
      <w:pPr>
        <w:pStyle w:val="Heading2"/>
        <w:numPr>
          <w:ilvl w:val="0"/>
          <w:numId w:val="10"/>
        </w:numPr>
      </w:pPr>
      <w:bookmarkStart w:id="468" w:name="_Toc462506306"/>
      <w:bookmarkStart w:id="469" w:name="_Toc462741426"/>
      <w:r>
        <w:t>Индекс на фигурите</w:t>
      </w:r>
      <w:bookmarkEnd w:id="468"/>
      <w:bookmarkEnd w:id="469"/>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50"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r:id="rId51"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r:id="rId52"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C77DFA">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D3233" w14:textId="77777777" w:rsidR="00C77DFA" w:rsidRDefault="00C77DFA" w:rsidP="006A3752">
      <w:pPr>
        <w:spacing w:after="0" w:line="240" w:lineRule="auto"/>
      </w:pPr>
      <w:r>
        <w:separator/>
      </w:r>
    </w:p>
  </w:endnote>
  <w:endnote w:type="continuationSeparator" w:id="0">
    <w:p w14:paraId="08EAEDD0" w14:textId="77777777" w:rsidR="00C77DFA" w:rsidRDefault="00C77DFA" w:rsidP="006A3752">
      <w:pPr>
        <w:spacing w:after="0" w:line="240" w:lineRule="auto"/>
      </w:pPr>
      <w:r>
        <w:continuationSeparator/>
      </w:r>
    </w:p>
  </w:endnote>
  <w:endnote w:type="continuationNotice" w:id="1">
    <w:p w14:paraId="40015AC4" w14:textId="77777777" w:rsidR="00C77DFA" w:rsidRDefault="00C77D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AB433F" w:rsidRDefault="00AB433F">
    <w:pPr>
      <w:pStyle w:val="FooterChar"/>
      <w:pPrChange w:id="362" w:author="murfffi" w:date="2016-10-01T15:21:00Z">
        <w:pPr>
          <w:pStyle w:val="Footer"/>
        </w:pPr>
      </w:pPrChan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CE9EA0" w14:textId="77777777" w:rsidR="00C77DFA" w:rsidRDefault="00C77DFA" w:rsidP="006A3752">
      <w:pPr>
        <w:spacing w:after="0" w:line="240" w:lineRule="auto"/>
      </w:pPr>
      <w:r>
        <w:separator/>
      </w:r>
    </w:p>
  </w:footnote>
  <w:footnote w:type="continuationSeparator" w:id="0">
    <w:p w14:paraId="7788019B" w14:textId="77777777" w:rsidR="00C77DFA" w:rsidRDefault="00C77DFA" w:rsidP="006A3752">
      <w:pPr>
        <w:spacing w:after="0" w:line="240" w:lineRule="auto"/>
      </w:pPr>
      <w:r>
        <w:continuationSeparator/>
      </w:r>
    </w:p>
  </w:footnote>
  <w:footnote w:type="continuationNotice" w:id="1">
    <w:p w14:paraId="5799A349" w14:textId="77777777" w:rsidR="00C77DFA" w:rsidRDefault="00C77DF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AB433F" w:rsidRDefault="00AB433F">
    <w:pPr>
      <w:pStyle w:val="HeaderChar"/>
      <w:pPrChange w:id="361" w:author="murfffi" w:date="2016-10-01T15:21:00Z">
        <w:pPr>
          <w:pStyle w:val="Header"/>
        </w:pPr>
      </w:pPrChang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5"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0"/>
  </w:num>
  <w:num w:numId="4">
    <w:abstractNumId w:val="19"/>
  </w:num>
  <w:num w:numId="5">
    <w:abstractNumId w:val="28"/>
  </w:num>
  <w:num w:numId="6">
    <w:abstractNumId w:val="8"/>
  </w:num>
  <w:num w:numId="7">
    <w:abstractNumId w:val="12"/>
  </w:num>
  <w:num w:numId="8">
    <w:abstractNumId w:val="5"/>
  </w:num>
  <w:num w:numId="9">
    <w:abstractNumId w:val="14"/>
  </w:num>
  <w:num w:numId="10">
    <w:abstractNumId w:val="5"/>
    <w:lvlOverride w:ilvl="0">
      <w:startOverride w:val="1"/>
    </w:lvlOverride>
  </w:num>
  <w:num w:numId="11">
    <w:abstractNumId w:val="5"/>
    <w:lvlOverride w:ilvl="0">
      <w:startOverride w:val="1"/>
    </w:lvlOverride>
  </w:num>
  <w:num w:numId="12">
    <w:abstractNumId w:val="22"/>
  </w:num>
  <w:num w:numId="13">
    <w:abstractNumId w:val="18"/>
  </w:num>
  <w:num w:numId="14">
    <w:abstractNumId w:val="11"/>
  </w:num>
  <w:num w:numId="15">
    <w:abstractNumId w:val="7"/>
  </w:num>
  <w:num w:numId="16">
    <w:abstractNumId w:val="25"/>
  </w:num>
  <w:num w:numId="17">
    <w:abstractNumId w:val="23"/>
  </w:num>
  <w:num w:numId="18">
    <w:abstractNumId w:val="27"/>
  </w:num>
  <w:num w:numId="19">
    <w:abstractNumId w:val="1"/>
  </w:num>
  <w:num w:numId="20">
    <w:abstractNumId w:val="9"/>
  </w:num>
  <w:num w:numId="21">
    <w:abstractNumId w:val="21"/>
  </w:num>
  <w:num w:numId="22">
    <w:abstractNumId w:val="24"/>
  </w:num>
  <w:num w:numId="23">
    <w:abstractNumId w:val="4"/>
  </w:num>
  <w:num w:numId="24">
    <w:abstractNumId w:val="16"/>
  </w:num>
  <w:num w:numId="25">
    <w:abstractNumId w:val="10"/>
  </w:num>
  <w:num w:numId="26">
    <w:abstractNumId w:val="20"/>
  </w:num>
  <w:num w:numId="27">
    <w:abstractNumId w:val="6"/>
  </w:num>
  <w:num w:numId="28">
    <w:abstractNumId w:val="26"/>
  </w:num>
  <w:num w:numId="29">
    <w:abstractNumId w:val="13"/>
  </w:num>
  <w:num w:numId="30">
    <w:abstractNumId w:val="3"/>
  </w:num>
  <w:num w:numId="31">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rfffi">
    <w15:presenceInfo w15:providerId="Windows Live" w15:userId="57e35049cf4e24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74C3"/>
    <w:rsid w:val="00046B3F"/>
    <w:rsid w:val="000504D7"/>
    <w:rsid w:val="00054BB7"/>
    <w:rsid w:val="000574A4"/>
    <w:rsid w:val="0007081D"/>
    <w:rsid w:val="00071E06"/>
    <w:rsid w:val="00091427"/>
    <w:rsid w:val="00097BC3"/>
    <w:rsid w:val="000A60F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56141"/>
    <w:rsid w:val="00156CF1"/>
    <w:rsid w:val="00176B2E"/>
    <w:rsid w:val="00180C50"/>
    <w:rsid w:val="00191BE0"/>
    <w:rsid w:val="00193A1F"/>
    <w:rsid w:val="00193D56"/>
    <w:rsid w:val="001A177D"/>
    <w:rsid w:val="001A1E1F"/>
    <w:rsid w:val="001A360A"/>
    <w:rsid w:val="001A52EE"/>
    <w:rsid w:val="001D2F2E"/>
    <w:rsid w:val="001D7F23"/>
    <w:rsid w:val="001E281C"/>
    <w:rsid w:val="00205E37"/>
    <w:rsid w:val="00206245"/>
    <w:rsid w:val="0021340A"/>
    <w:rsid w:val="00217729"/>
    <w:rsid w:val="00223838"/>
    <w:rsid w:val="002266A4"/>
    <w:rsid w:val="002333D6"/>
    <w:rsid w:val="00294A9B"/>
    <w:rsid w:val="00297852"/>
    <w:rsid w:val="002A20B4"/>
    <w:rsid w:val="002A7958"/>
    <w:rsid w:val="002B1DA4"/>
    <w:rsid w:val="002B2DC8"/>
    <w:rsid w:val="002B34F7"/>
    <w:rsid w:val="002B6AC9"/>
    <w:rsid w:val="002C0CE6"/>
    <w:rsid w:val="002C24D5"/>
    <w:rsid w:val="002E6B49"/>
    <w:rsid w:val="002F08B1"/>
    <w:rsid w:val="003134A9"/>
    <w:rsid w:val="00316329"/>
    <w:rsid w:val="00324C23"/>
    <w:rsid w:val="00327122"/>
    <w:rsid w:val="0033087A"/>
    <w:rsid w:val="00333435"/>
    <w:rsid w:val="00334BD0"/>
    <w:rsid w:val="00342E52"/>
    <w:rsid w:val="0035574B"/>
    <w:rsid w:val="00363CDC"/>
    <w:rsid w:val="00373B24"/>
    <w:rsid w:val="00373BF7"/>
    <w:rsid w:val="00380632"/>
    <w:rsid w:val="003A285F"/>
    <w:rsid w:val="003B3DD2"/>
    <w:rsid w:val="003B5347"/>
    <w:rsid w:val="003C04C9"/>
    <w:rsid w:val="003D3A88"/>
    <w:rsid w:val="003D667F"/>
    <w:rsid w:val="003E3F56"/>
    <w:rsid w:val="003E4252"/>
    <w:rsid w:val="00402BDF"/>
    <w:rsid w:val="004108C9"/>
    <w:rsid w:val="00437736"/>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5032B6"/>
    <w:rsid w:val="005177B0"/>
    <w:rsid w:val="00523E7C"/>
    <w:rsid w:val="005425C4"/>
    <w:rsid w:val="005449F3"/>
    <w:rsid w:val="00550D25"/>
    <w:rsid w:val="00553A1D"/>
    <w:rsid w:val="00555C4C"/>
    <w:rsid w:val="00570AFF"/>
    <w:rsid w:val="00583262"/>
    <w:rsid w:val="005845A5"/>
    <w:rsid w:val="0059076D"/>
    <w:rsid w:val="005A69D8"/>
    <w:rsid w:val="005A734A"/>
    <w:rsid w:val="005B4C1E"/>
    <w:rsid w:val="005D15C4"/>
    <w:rsid w:val="005D69A7"/>
    <w:rsid w:val="005D7849"/>
    <w:rsid w:val="0060467D"/>
    <w:rsid w:val="00606A3D"/>
    <w:rsid w:val="00607B14"/>
    <w:rsid w:val="00616BA2"/>
    <w:rsid w:val="00631450"/>
    <w:rsid w:val="00635160"/>
    <w:rsid w:val="006362E6"/>
    <w:rsid w:val="00636E88"/>
    <w:rsid w:val="00642A62"/>
    <w:rsid w:val="006445FF"/>
    <w:rsid w:val="00655981"/>
    <w:rsid w:val="006608D9"/>
    <w:rsid w:val="00663EB9"/>
    <w:rsid w:val="00664AF0"/>
    <w:rsid w:val="00670544"/>
    <w:rsid w:val="00677574"/>
    <w:rsid w:val="0068068D"/>
    <w:rsid w:val="00690F71"/>
    <w:rsid w:val="006A3752"/>
    <w:rsid w:val="006B19A7"/>
    <w:rsid w:val="006B6D13"/>
    <w:rsid w:val="006E7E51"/>
    <w:rsid w:val="00703770"/>
    <w:rsid w:val="00704D65"/>
    <w:rsid w:val="007137EF"/>
    <w:rsid w:val="007221A2"/>
    <w:rsid w:val="00732B44"/>
    <w:rsid w:val="00742480"/>
    <w:rsid w:val="00742585"/>
    <w:rsid w:val="00750668"/>
    <w:rsid w:val="00750B98"/>
    <w:rsid w:val="0075776D"/>
    <w:rsid w:val="0076132E"/>
    <w:rsid w:val="00762E10"/>
    <w:rsid w:val="00782426"/>
    <w:rsid w:val="00782F86"/>
    <w:rsid w:val="007873DC"/>
    <w:rsid w:val="007979A2"/>
    <w:rsid w:val="007B5457"/>
    <w:rsid w:val="007B56E0"/>
    <w:rsid w:val="007E230E"/>
    <w:rsid w:val="007E6D2F"/>
    <w:rsid w:val="007F2134"/>
    <w:rsid w:val="007F3367"/>
    <w:rsid w:val="007F74EF"/>
    <w:rsid w:val="00807618"/>
    <w:rsid w:val="00815ECE"/>
    <w:rsid w:val="00825F87"/>
    <w:rsid w:val="00842BAE"/>
    <w:rsid w:val="00843DC6"/>
    <w:rsid w:val="00865FD8"/>
    <w:rsid w:val="008806B9"/>
    <w:rsid w:val="0088726A"/>
    <w:rsid w:val="008925E5"/>
    <w:rsid w:val="008A3B62"/>
    <w:rsid w:val="008D512E"/>
    <w:rsid w:val="008E6D54"/>
    <w:rsid w:val="008E7096"/>
    <w:rsid w:val="008F1CA2"/>
    <w:rsid w:val="008F5726"/>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A5471"/>
    <w:rsid w:val="009B111F"/>
    <w:rsid w:val="009B12D1"/>
    <w:rsid w:val="00A121F8"/>
    <w:rsid w:val="00A27102"/>
    <w:rsid w:val="00A52523"/>
    <w:rsid w:val="00A551D9"/>
    <w:rsid w:val="00A61A47"/>
    <w:rsid w:val="00A80592"/>
    <w:rsid w:val="00A8105D"/>
    <w:rsid w:val="00A84B60"/>
    <w:rsid w:val="00AB0634"/>
    <w:rsid w:val="00AB0C56"/>
    <w:rsid w:val="00AB433F"/>
    <w:rsid w:val="00AC3B38"/>
    <w:rsid w:val="00AC53D2"/>
    <w:rsid w:val="00AC68CF"/>
    <w:rsid w:val="00AD0DCB"/>
    <w:rsid w:val="00AD5B4A"/>
    <w:rsid w:val="00B00556"/>
    <w:rsid w:val="00B15CD4"/>
    <w:rsid w:val="00B23278"/>
    <w:rsid w:val="00B2701D"/>
    <w:rsid w:val="00B5208E"/>
    <w:rsid w:val="00B52E92"/>
    <w:rsid w:val="00B5514F"/>
    <w:rsid w:val="00B7113A"/>
    <w:rsid w:val="00B7317A"/>
    <w:rsid w:val="00B74C20"/>
    <w:rsid w:val="00B7567D"/>
    <w:rsid w:val="00B8637C"/>
    <w:rsid w:val="00BA2755"/>
    <w:rsid w:val="00BA2987"/>
    <w:rsid w:val="00BA7808"/>
    <w:rsid w:val="00BB23EA"/>
    <w:rsid w:val="00BC3B83"/>
    <w:rsid w:val="00BC51EC"/>
    <w:rsid w:val="00BC55FD"/>
    <w:rsid w:val="00BC5ECE"/>
    <w:rsid w:val="00BF3372"/>
    <w:rsid w:val="00BF3603"/>
    <w:rsid w:val="00BF7043"/>
    <w:rsid w:val="00C260C7"/>
    <w:rsid w:val="00C5388B"/>
    <w:rsid w:val="00C641F4"/>
    <w:rsid w:val="00C71328"/>
    <w:rsid w:val="00C77DFA"/>
    <w:rsid w:val="00C9072E"/>
    <w:rsid w:val="00CA6BB6"/>
    <w:rsid w:val="00CB2A83"/>
    <w:rsid w:val="00CB6337"/>
    <w:rsid w:val="00CB6D9F"/>
    <w:rsid w:val="00CC3E1F"/>
    <w:rsid w:val="00CC4995"/>
    <w:rsid w:val="00CE2B1B"/>
    <w:rsid w:val="00CF3D13"/>
    <w:rsid w:val="00D03E5D"/>
    <w:rsid w:val="00D04B6D"/>
    <w:rsid w:val="00D04B6E"/>
    <w:rsid w:val="00D064B7"/>
    <w:rsid w:val="00D0761F"/>
    <w:rsid w:val="00D11C4A"/>
    <w:rsid w:val="00D17EEE"/>
    <w:rsid w:val="00D26ADB"/>
    <w:rsid w:val="00D3739B"/>
    <w:rsid w:val="00D44F24"/>
    <w:rsid w:val="00D464B8"/>
    <w:rsid w:val="00D51C4E"/>
    <w:rsid w:val="00D529B6"/>
    <w:rsid w:val="00D57891"/>
    <w:rsid w:val="00D716FF"/>
    <w:rsid w:val="00D769F0"/>
    <w:rsid w:val="00D77098"/>
    <w:rsid w:val="00D777E9"/>
    <w:rsid w:val="00D97794"/>
    <w:rsid w:val="00DA6BAA"/>
    <w:rsid w:val="00DB0A75"/>
    <w:rsid w:val="00DB5C6E"/>
    <w:rsid w:val="00DD2D92"/>
    <w:rsid w:val="00DD61ED"/>
    <w:rsid w:val="00DE29B5"/>
    <w:rsid w:val="00DE7DFA"/>
    <w:rsid w:val="00DF07F1"/>
    <w:rsid w:val="00DF567A"/>
    <w:rsid w:val="00E15EF6"/>
    <w:rsid w:val="00E25204"/>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7264C"/>
    <w:rsid w:val="00F73199"/>
    <w:rsid w:val="00F9315F"/>
    <w:rsid w:val="00F93971"/>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package" Target="embeddings/Microsoft_PowerPoint_Presentation4.pptx"/><Relationship Id="rId39" Type="http://schemas.openxmlformats.org/officeDocument/2006/relationships/image" Target="media/image14.png"/><Relationship Id="rId21" Type="http://schemas.openxmlformats.org/officeDocument/2006/relationships/image" Target="media/image7.JPG"/><Relationship Id="rId34" Type="http://schemas.openxmlformats.org/officeDocument/2006/relationships/hyperlink" Target="https://developers.facebook.com/docs/ios/login/" TargetMode="External"/><Relationship Id="rId42" Type="http://schemas.openxmlformats.org/officeDocument/2006/relationships/image" Target="media/image17.jpeg"/><Relationship Id="rId47" Type="http://schemas.openxmlformats.org/officeDocument/2006/relationships/image" Target="media/image20.PNG"/><Relationship Id="rId50" Type="http://schemas.openxmlformats.org/officeDocument/2006/relationships/hyperlink" Target="file:///C:\src\social_presence\MunicipalityPresenceInFacebook.bg.docx"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5.xml"/><Relationship Id="rId25" Type="http://schemas.openxmlformats.org/officeDocument/2006/relationships/package" Target="embeddings/Microsoft_PowerPoint_Presentation3.pptx"/><Relationship Id="rId33" Type="http://schemas.openxmlformats.org/officeDocument/2006/relationships/image" Target="media/image13.png"/><Relationship Id="rId38" Type="http://schemas.openxmlformats.org/officeDocument/2006/relationships/hyperlink" Target="https://developers.facebook.com/docs/facebook-login/manually-build-a-login-flow" TargetMode="External"/><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image" Target="media/image16.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PowerPoint_Presentation2.pptx"/><Relationship Id="rId32" Type="http://schemas.openxmlformats.org/officeDocument/2006/relationships/image" Target="media/image12.png"/><Relationship Id="rId37" Type="http://schemas.openxmlformats.org/officeDocument/2006/relationships/hyperlink" Target="https://developers.facebook.com/docs/facebook-login/windows-phone" TargetMode="External"/><Relationship Id="rId40" Type="http://schemas.openxmlformats.org/officeDocument/2006/relationships/image" Target="media/image15.PNG"/><Relationship Id="rId45" Type="http://schemas.openxmlformats.org/officeDocument/2006/relationships/footer" Target="footer1.xm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package" Target="embeddings/Microsoft_PowerPoint_Presentation1.pptx"/><Relationship Id="rId28" Type="http://schemas.openxmlformats.org/officeDocument/2006/relationships/hyperlink" Target="http://www.entityframeworktutorial.net/Images/ORM.png" TargetMode="External"/><Relationship Id="rId36" Type="http://schemas.openxmlformats.org/officeDocument/2006/relationships/hyperlink" Target="https://developers.facebook.com/docs/facebook-login/web" TargetMode="External"/><Relationship Id="rId49"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eader" Target="header1.xml"/><Relationship Id="rId52" Type="http://schemas.openxmlformats.org/officeDocument/2006/relationships/hyperlink" Target="file:///C:\src\social_presence\MunicipalityPresenceInFacebook.bg.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8.emf"/><Relationship Id="rId27" Type="http://schemas.openxmlformats.org/officeDocument/2006/relationships/image" Target="media/image9.png"/><Relationship Id="rId30" Type="http://schemas.openxmlformats.org/officeDocument/2006/relationships/hyperlink" Target="http://www.entityframeworktutorial.net/Images/EF-overview.png" TargetMode="External"/><Relationship Id="rId35" Type="http://schemas.openxmlformats.org/officeDocument/2006/relationships/hyperlink" Target="https://developers.facebook.com/docs/android/login-with-facebook" TargetMode="External"/><Relationship Id="rId43" Type="http://schemas.openxmlformats.org/officeDocument/2006/relationships/image" Target="media/image18.png"/><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yperlink" Target="file:///C:\src\social_presence\MunicipalityPresenceInFacebook.bg.docx"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36</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26</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32</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33</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34</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35</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29</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23</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27</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28</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30</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31</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24</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37</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25</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21</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CFF93-D580-4390-89ED-B8C2EC674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12521</Words>
  <Characters>71373</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83727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2</cp:revision>
  <dcterms:created xsi:type="dcterms:W3CDTF">2016-10-01T12:25:00Z</dcterms:created>
  <dcterms:modified xsi:type="dcterms:W3CDTF">2016-10-01T12:25:00Z</dcterms:modified>
</cp:coreProperties>
</file>